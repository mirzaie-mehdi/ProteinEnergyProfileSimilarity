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5F727A" w14:textId="77777777" w:rsidR="00811D3B" w:rsidRPr="00145BB3" w:rsidRDefault="00811D3B" w:rsidP="00811D3B">
      <w:pPr>
        <w:rPr>
          <w:rFonts w:asciiTheme="minorBidi" w:hAnsiTheme="minorBidi" w:cstheme="minorBidi"/>
          <w:sz w:val="22"/>
          <w:szCs w:val="22"/>
        </w:rPr>
      </w:pPr>
      <w:r w:rsidRPr="00145BB3">
        <w:rPr>
          <w:rStyle w:val="Strong"/>
          <w:rFonts w:asciiTheme="minorBidi" w:eastAsiaTheme="majorEastAsia" w:hAnsiTheme="minorBidi" w:cstheme="minorBidi"/>
          <w:sz w:val="22"/>
          <w:szCs w:val="22"/>
        </w:rPr>
        <w:t>Comments from the Reviewers:</w:t>
      </w:r>
      <w:r w:rsidRPr="00145BB3">
        <w:rPr>
          <w:rFonts w:asciiTheme="minorBidi" w:hAnsiTheme="minorBidi" w:cstheme="minorBidi"/>
          <w:sz w:val="22"/>
          <w:szCs w:val="22"/>
        </w:rPr>
        <w:br/>
      </w:r>
    </w:p>
    <w:p w14:paraId="21B142FC" w14:textId="60AB5100" w:rsidR="00811D3B" w:rsidRPr="00811D3B" w:rsidRDefault="00811D3B" w:rsidP="00811D3B">
      <w:pPr>
        <w:spacing w:after="160" w:line="259" w:lineRule="auto"/>
        <w:rPr>
          <w:rFonts w:asciiTheme="minorBidi" w:hAnsiTheme="minorBidi" w:cstheme="minorBidi"/>
          <w:sz w:val="22"/>
          <w:szCs w:val="22"/>
        </w:rPr>
      </w:pPr>
      <w:r w:rsidRPr="00811D3B">
        <w:rPr>
          <w:rFonts w:asciiTheme="minorBidi" w:hAnsiTheme="minorBidi" w:cstheme="minorBidi"/>
          <w:b/>
          <w:bCs/>
          <w:sz w:val="22"/>
          <w:szCs w:val="22"/>
        </w:rPr>
        <w:t>Reviewer 1</w:t>
      </w:r>
      <w:r w:rsidRPr="00145BB3">
        <w:rPr>
          <w:rFonts w:asciiTheme="minorBidi" w:hAnsiTheme="minorBidi" w:cstheme="minorBidi"/>
          <w:b/>
          <w:bCs/>
          <w:sz w:val="22"/>
          <w:szCs w:val="22"/>
        </w:rPr>
        <w:t>:</w:t>
      </w:r>
    </w:p>
    <w:p w14:paraId="28638554" w14:textId="77777777" w:rsidR="00811D3B" w:rsidRPr="00811D3B" w:rsidRDefault="00811D3B" w:rsidP="0065698D">
      <w:pPr>
        <w:spacing w:after="160" w:line="259" w:lineRule="auto"/>
        <w:jc w:val="lowKashida"/>
        <w:rPr>
          <w:rFonts w:asciiTheme="minorBidi" w:hAnsiTheme="minorBidi" w:cstheme="minorBidi"/>
          <w:sz w:val="22"/>
          <w:szCs w:val="22"/>
        </w:rPr>
      </w:pPr>
      <w:r w:rsidRPr="00811D3B">
        <w:rPr>
          <w:rFonts w:asciiTheme="minorBidi" w:hAnsiTheme="minorBidi" w:cstheme="minorBidi"/>
          <w:sz w:val="22"/>
          <w:szCs w:val="22"/>
        </w:rPr>
        <w:t>The authors presented a method to characterize protein-protein similarity using an energy profile. Although the proposed method is interesting, more systematic evaluations using larger datasets are needed. In addition, there are no details about how the authors obtained the energy predictor matrix to calculate sequence-based energy for each evaluation test presented in the manuscript.</w:t>
      </w:r>
    </w:p>
    <w:p w14:paraId="0CFEC1CF" w14:textId="1C6CB1B7" w:rsidR="00811D3B" w:rsidRDefault="00811D3B" w:rsidP="0065698D">
      <w:pPr>
        <w:jc w:val="lowKashida"/>
        <w:rPr>
          <w:rFonts w:asciiTheme="minorBidi" w:hAnsiTheme="minorBidi" w:cstheme="minorBidi"/>
          <w:i/>
          <w:iCs/>
          <w:color w:val="0F4761" w:themeColor="accent1" w:themeShade="BF"/>
          <w:sz w:val="22"/>
          <w:szCs w:val="22"/>
        </w:rPr>
      </w:pPr>
      <w:r w:rsidRPr="00145BB3">
        <w:rPr>
          <w:rFonts w:asciiTheme="minorBidi" w:eastAsiaTheme="majorEastAsia" w:hAnsiTheme="minorBidi" w:cstheme="minorBidi"/>
          <w:i/>
          <w:iCs/>
          <w:color w:val="0F4761" w:themeColor="accent1" w:themeShade="BF"/>
          <w:sz w:val="22"/>
          <w:szCs w:val="22"/>
        </w:rPr>
        <w:t>ANSWER:</w:t>
      </w:r>
      <w:r w:rsidRPr="00145BB3">
        <w:rPr>
          <w:rFonts w:asciiTheme="minorBidi" w:hAnsiTheme="minorBidi" w:cstheme="minorBidi"/>
          <w:i/>
          <w:iCs/>
          <w:color w:val="0F4761" w:themeColor="accent1" w:themeShade="BF"/>
          <w:sz w:val="22"/>
          <w:szCs w:val="22"/>
        </w:rPr>
        <w:t xml:space="preserve"> </w:t>
      </w:r>
      <w:r w:rsidRPr="00CD4A5C">
        <w:rPr>
          <w:rFonts w:asciiTheme="minorBidi" w:hAnsiTheme="minorBidi" w:cstheme="minorBidi"/>
          <w:color w:val="0F4761" w:themeColor="accent1" w:themeShade="BF"/>
          <w:sz w:val="22"/>
          <w:szCs w:val="22"/>
        </w:rPr>
        <w:t>We thank the reviewer for appreciating our work</w:t>
      </w:r>
      <w:r w:rsidR="00E156E2" w:rsidRPr="00CD4A5C">
        <w:rPr>
          <w:rFonts w:asciiTheme="minorBidi" w:hAnsiTheme="minorBidi" w:cstheme="minorBidi"/>
          <w:color w:val="0F4761" w:themeColor="accent1" w:themeShade="BF"/>
          <w:sz w:val="22"/>
          <w:szCs w:val="22"/>
        </w:rPr>
        <w:t xml:space="preserve"> and for </w:t>
      </w:r>
      <w:r w:rsidR="00540330" w:rsidRPr="00CD4A5C">
        <w:rPr>
          <w:rFonts w:asciiTheme="minorBidi" w:hAnsiTheme="minorBidi" w:cstheme="minorBidi"/>
          <w:color w:val="0F4761" w:themeColor="accent1" w:themeShade="BF"/>
          <w:sz w:val="22"/>
          <w:szCs w:val="22"/>
        </w:rPr>
        <w:t xml:space="preserve">very </w:t>
      </w:r>
      <w:r w:rsidR="00E156E2" w:rsidRPr="00CD4A5C">
        <w:rPr>
          <w:rFonts w:asciiTheme="minorBidi" w:hAnsiTheme="minorBidi" w:cstheme="minorBidi"/>
          <w:color w:val="0F4761" w:themeColor="accent1" w:themeShade="BF"/>
          <w:sz w:val="22"/>
          <w:szCs w:val="22"/>
        </w:rPr>
        <w:t>constructive feedback</w:t>
      </w:r>
      <w:r w:rsidRPr="00CD4A5C">
        <w:rPr>
          <w:rFonts w:asciiTheme="minorBidi" w:hAnsiTheme="minorBidi" w:cstheme="minorBidi"/>
          <w:color w:val="0F4761" w:themeColor="accent1" w:themeShade="BF"/>
          <w:sz w:val="22"/>
          <w:szCs w:val="22"/>
        </w:rPr>
        <w:t>. We have carefully considered the comments and provide our detailed point-by-point responses below.</w:t>
      </w:r>
      <w:r w:rsidR="00540330" w:rsidRPr="00CD4A5C">
        <w:rPr>
          <w:rFonts w:asciiTheme="minorBidi" w:hAnsiTheme="minorBidi" w:cstheme="minorBidi"/>
          <w:color w:val="0F4761" w:themeColor="accent1" w:themeShade="BF"/>
          <w:sz w:val="22"/>
          <w:szCs w:val="22"/>
        </w:rPr>
        <w:t xml:space="preserve"> To facilitate the </w:t>
      </w:r>
      <w:r w:rsidR="00947FA8" w:rsidRPr="00CD4A5C">
        <w:rPr>
          <w:rFonts w:asciiTheme="minorBidi" w:hAnsiTheme="minorBidi" w:cstheme="minorBidi"/>
          <w:color w:val="0F4761" w:themeColor="accent1" w:themeShade="BF"/>
          <w:sz w:val="22"/>
          <w:szCs w:val="22"/>
        </w:rPr>
        <w:t>review,</w:t>
      </w:r>
      <w:r w:rsidR="00540330" w:rsidRPr="00CD4A5C">
        <w:rPr>
          <w:rFonts w:asciiTheme="minorBidi" w:hAnsiTheme="minorBidi" w:cstheme="minorBidi"/>
          <w:color w:val="0F4761" w:themeColor="accent1" w:themeShade="BF"/>
          <w:sz w:val="22"/>
          <w:szCs w:val="22"/>
        </w:rPr>
        <w:t xml:space="preserve"> we have included new data and figures/tables into our point-by-point responses below and updated the revised manuscript accordingly.</w:t>
      </w:r>
    </w:p>
    <w:p w14:paraId="29347CBA" w14:textId="77777777" w:rsidR="00540330" w:rsidRPr="00145BB3" w:rsidRDefault="00540330" w:rsidP="0065698D">
      <w:pPr>
        <w:jc w:val="lowKashida"/>
        <w:rPr>
          <w:rFonts w:asciiTheme="minorBidi" w:hAnsiTheme="minorBidi" w:cstheme="minorBidi"/>
          <w:i/>
          <w:iCs/>
          <w:color w:val="0F4761" w:themeColor="accent1" w:themeShade="BF"/>
          <w:sz w:val="22"/>
          <w:szCs w:val="22"/>
        </w:rPr>
      </w:pPr>
    </w:p>
    <w:p w14:paraId="2FE267AA" w14:textId="77777777" w:rsidR="0065698D" w:rsidRPr="00145BB3" w:rsidRDefault="0065698D" w:rsidP="0065698D">
      <w:pPr>
        <w:jc w:val="lowKashida"/>
        <w:rPr>
          <w:rFonts w:asciiTheme="minorBidi" w:hAnsiTheme="minorBidi" w:cstheme="minorBidi"/>
          <w:i/>
          <w:iCs/>
          <w:color w:val="0F4761" w:themeColor="accent1" w:themeShade="BF"/>
          <w:sz w:val="22"/>
          <w:szCs w:val="22"/>
        </w:rPr>
      </w:pPr>
    </w:p>
    <w:p w14:paraId="37AC816B" w14:textId="37D49888" w:rsidR="0065698D" w:rsidRPr="00145BB3" w:rsidRDefault="00C47B83" w:rsidP="00E916C5">
      <w:pPr>
        <w:jc w:val="lowKashida"/>
        <w:rPr>
          <w:rFonts w:asciiTheme="minorBidi" w:hAnsiTheme="minorBidi" w:cstheme="minorBidi"/>
          <w:sz w:val="22"/>
          <w:szCs w:val="22"/>
        </w:rPr>
      </w:pPr>
      <w:r w:rsidRPr="00145BB3">
        <w:rPr>
          <w:rFonts w:asciiTheme="minorBidi" w:hAnsiTheme="minorBidi" w:cstheme="minorBidi"/>
          <w:sz w:val="22"/>
          <w:szCs w:val="22"/>
        </w:rPr>
        <w:t>1</w:t>
      </w:r>
      <w:r w:rsidR="00E916C5" w:rsidRPr="00145BB3">
        <w:rPr>
          <w:rFonts w:asciiTheme="minorBidi" w:hAnsiTheme="minorBidi" w:cstheme="minorBidi"/>
          <w:sz w:val="22"/>
          <w:szCs w:val="22"/>
        </w:rPr>
        <w:t>)</w:t>
      </w:r>
      <w:r w:rsidR="0065698D" w:rsidRPr="00145BB3">
        <w:rPr>
          <w:rFonts w:asciiTheme="minorBidi" w:hAnsiTheme="minorBidi" w:cstheme="minorBidi"/>
          <w:sz w:val="22"/>
          <w:szCs w:val="22"/>
        </w:rPr>
        <w:t xml:space="preserve"> More details about how the authors obtained the energy predictor matrix for calculating sequence-based energy for each evaluation test are needed. For instance, the testing dataset shouldn't be used to estimate the energy predictor matrix.</w:t>
      </w:r>
    </w:p>
    <w:p w14:paraId="0CC0A07A" w14:textId="77777777" w:rsidR="005757C1" w:rsidRPr="00145BB3" w:rsidRDefault="005757C1" w:rsidP="00E916C5">
      <w:pPr>
        <w:jc w:val="lowKashida"/>
        <w:rPr>
          <w:rFonts w:asciiTheme="minorBidi" w:hAnsiTheme="minorBidi" w:cstheme="minorBidi"/>
          <w:sz w:val="22"/>
          <w:szCs w:val="22"/>
        </w:rPr>
      </w:pPr>
    </w:p>
    <w:p w14:paraId="1E309F3B" w14:textId="40FC8D7B" w:rsidR="005757C1" w:rsidRPr="00145BB3" w:rsidRDefault="00E916C5" w:rsidP="005757C1">
      <w:pPr>
        <w:pStyle w:val="NormalWeb"/>
        <w:spacing w:before="0" w:beforeAutospacing="0" w:after="0" w:afterAutospacing="0"/>
        <w:jc w:val="both"/>
        <w:rPr>
          <w:rFonts w:asciiTheme="minorBidi" w:hAnsiTheme="minorBidi" w:cstheme="minorBidi"/>
          <w:color w:val="074F6A" w:themeColor="accent4" w:themeShade="80"/>
          <w:sz w:val="22"/>
          <w:szCs w:val="22"/>
          <w:shd w:val="clear" w:color="auto" w:fill="FFFFFF"/>
        </w:rPr>
      </w:pPr>
      <w:r w:rsidRPr="00145BB3">
        <w:rPr>
          <w:rFonts w:asciiTheme="minorBidi" w:eastAsiaTheme="majorEastAsia" w:hAnsiTheme="minorBidi" w:cstheme="minorBidi"/>
          <w:i/>
          <w:iCs/>
          <w:color w:val="074F6A" w:themeColor="accent4" w:themeShade="80"/>
          <w:sz w:val="22"/>
          <w:szCs w:val="22"/>
        </w:rPr>
        <w:t>ANSWER</w:t>
      </w:r>
      <w:r w:rsidRPr="00145BB3">
        <w:rPr>
          <w:rFonts w:asciiTheme="minorBidi" w:eastAsiaTheme="majorEastAsia" w:hAnsiTheme="minorBidi" w:cstheme="minorBidi"/>
          <w:color w:val="074F6A" w:themeColor="accent4" w:themeShade="80"/>
          <w:sz w:val="22"/>
          <w:szCs w:val="22"/>
        </w:rPr>
        <w:t>:</w:t>
      </w:r>
      <w:r w:rsidRPr="00145BB3">
        <w:rPr>
          <w:rFonts w:asciiTheme="minorBidi" w:hAnsiTheme="minorBidi" w:cstheme="minorBidi"/>
          <w:color w:val="074F6A" w:themeColor="accent4" w:themeShade="80"/>
          <w:sz w:val="22"/>
          <w:szCs w:val="22"/>
        </w:rPr>
        <w:t xml:space="preserve"> </w:t>
      </w:r>
      <w:r w:rsidR="00E156E2">
        <w:rPr>
          <w:rFonts w:asciiTheme="minorBidi" w:hAnsiTheme="minorBidi" w:cstheme="minorBidi"/>
          <w:color w:val="074F6A" w:themeColor="accent4" w:themeShade="80"/>
          <w:sz w:val="22"/>
          <w:szCs w:val="22"/>
          <w:shd w:val="clear" w:color="auto" w:fill="FFFFFF"/>
        </w:rPr>
        <w:t xml:space="preserve">We </w:t>
      </w:r>
      <w:r w:rsidR="00540330">
        <w:rPr>
          <w:rFonts w:asciiTheme="minorBidi" w:hAnsiTheme="minorBidi" w:cstheme="minorBidi"/>
          <w:color w:val="074F6A" w:themeColor="accent4" w:themeShade="80"/>
          <w:sz w:val="22"/>
          <w:szCs w:val="22"/>
          <w:shd w:val="clear" w:color="auto" w:fill="FFFFFF"/>
        </w:rPr>
        <w:t>thank the reviewer for this suggestion</w:t>
      </w:r>
      <w:r w:rsidR="00E156E2">
        <w:rPr>
          <w:rFonts w:asciiTheme="minorBidi" w:hAnsiTheme="minorBidi" w:cstheme="minorBidi"/>
          <w:color w:val="074F6A" w:themeColor="accent4" w:themeShade="80"/>
          <w:sz w:val="22"/>
          <w:szCs w:val="22"/>
          <w:shd w:val="clear" w:color="auto" w:fill="FFFFFF"/>
        </w:rPr>
        <w:t xml:space="preserve"> and have now </w:t>
      </w:r>
      <w:r w:rsidR="00E156E2" w:rsidRPr="00145BB3">
        <w:rPr>
          <w:rFonts w:asciiTheme="minorBidi" w:hAnsiTheme="minorBidi" w:cstheme="minorBidi"/>
          <w:color w:val="074F6A" w:themeColor="accent4" w:themeShade="80"/>
          <w:sz w:val="22"/>
          <w:szCs w:val="22"/>
          <w:shd w:val="clear" w:color="auto" w:fill="FFFFFF"/>
        </w:rPr>
        <w:t>excluded the 129 proteins that overlapped with the test sets from the training set</w:t>
      </w:r>
      <w:r w:rsidR="00E156E2">
        <w:rPr>
          <w:rFonts w:asciiTheme="minorBidi" w:hAnsiTheme="minorBidi" w:cstheme="minorBidi"/>
          <w:color w:val="074F6A" w:themeColor="accent4" w:themeShade="80"/>
          <w:sz w:val="22"/>
          <w:szCs w:val="22"/>
          <w:shd w:val="clear" w:color="auto" w:fill="FFFFFF"/>
        </w:rPr>
        <w:t>.</w:t>
      </w:r>
      <w:r w:rsidRPr="00145BB3">
        <w:rPr>
          <w:rFonts w:asciiTheme="minorBidi" w:hAnsiTheme="minorBidi" w:cstheme="minorBidi"/>
          <w:color w:val="074F6A" w:themeColor="accent4" w:themeShade="80"/>
          <w:sz w:val="22"/>
          <w:szCs w:val="22"/>
          <w:shd w:val="clear" w:color="auto" w:fill="FFFFFF"/>
        </w:rPr>
        <w:t xml:space="preserve"> The knowledge-based potential function and energy predictor matrix </w:t>
      </w:r>
      <w:r w:rsidR="00E156E2">
        <w:rPr>
          <w:rFonts w:asciiTheme="minorBidi" w:hAnsiTheme="minorBidi" w:cstheme="minorBidi"/>
          <w:color w:val="074F6A" w:themeColor="accent4" w:themeShade="80"/>
          <w:sz w:val="22"/>
          <w:szCs w:val="22"/>
          <w:shd w:val="clear" w:color="auto" w:fill="FFFFFF"/>
        </w:rPr>
        <w:t>are now</w:t>
      </w:r>
      <w:r w:rsidRPr="00145BB3">
        <w:rPr>
          <w:rFonts w:asciiTheme="minorBidi" w:hAnsiTheme="minorBidi" w:cstheme="minorBidi"/>
          <w:color w:val="074F6A" w:themeColor="accent4" w:themeShade="80"/>
          <w:sz w:val="22"/>
          <w:szCs w:val="22"/>
          <w:shd w:val="clear" w:color="auto" w:fill="FFFFFF"/>
        </w:rPr>
        <w:t xml:space="preserve"> recalculated using only the remaining training set proteins, ensuring that the test data </w:t>
      </w:r>
      <w:r w:rsidR="00E156E2">
        <w:rPr>
          <w:rFonts w:asciiTheme="minorBidi" w:hAnsiTheme="minorBidi" w:cstheme="minorBidi"/>
          <w:color w:val="074F6A" w:themeColor="accent4" w:themeShade="80"/>
          <w:sz w:val="22"/>
          <w:szCs w:val="22"/>
          <w:shd w:val="clear" w:color="auto" w:fill="FFFFFF"/>
        </w:rPr>
        <w:t>is</w:t>
      </w:r>
      <w:r w:rsidR="00E156E2" w:rsidRPr="00145BB3">
        <w:rPr>
          <w:rFonts w:asciiTheme="minorBidi" w:hAnsiTheme="minorBidi" w:cstheme="minorBidi"/>
          <w:color w:val="074F6A" w:themeColor="accent4" w:themeShade="80"/>
          <w:sz w:val="22"/>
          <w:szCs w:val="22"/>
          <w:shd w:val="clear" w:color="auto" w:fill="FFFFFF"/>
        </w:rPr>
        <w:t xml:space="preserve"> </w:t>
      </w:r>
      <w:r w:rsidRPr="00145BB3">
        <w:rPr>
          <w:rFonts w:asciiTheme="minorBidi" w:hAnsiTheme="minorBidi" w:cstheme="minorBidi"/>
          <w:color w:val="074F6A" w:themeColor="accent4" w:themeShade="80"/>
          <w:sz w:val="22"/>
          <w:szCs w:val="22"/>
          <w:shd w:val="clear" w:color="auto" w:fill="FFFFFF"/>
        </w:rPr>
        <w:t xml:space="preserve">not involved </w:t>
      </w:r>
      <w:r w:rsidR="00E156E2">
        <w:rPr>
          <w:rFonts w:asciiTheme="minorBidi" w:hAnsiTheme="minorBidi" w:cstheme="minorBidi"/>
          <w:color w:val="074F6A" w:themeColor="accent4" w:themeShade="80"/>
          <w:sz w:val="22"/>
          <w:szCs w:val="22"/>
          <w:shd w:val="clear" w:color="auto" w:fill="FFFFFF"/>
        </w:rPr>
        <w:t>in</w:t>
      </w:r>
      <w:r w:rsidRPr="00145BB3">
        <w:rPr>
          <w:rFonts w:asciiTheme="minorBidi" w:hAnsiTheme="minorBidi" w:cstheme="minorBidi"/>
          <w:color w:val="074F6A" w:themeColor="accent4" w:themeShade="80"/>
          <w:sz w:val="22"/>
          <w:szCs w:val="22"/>
          <w:shd w:val="clear" w:color="auto" w:fill="FFFFFF"/>
        </w:rPr>
        <w:t xml:space="preserve"> the matrix estimation process. In the revised manuscript, we have also updated the Methods section (Page 1</w:t>
      </w:r>
      <w:r w:rsidR="005757C1" w:rsidRPr="00145BB3">
        <w:rPr>
          <w:rFonts w:asciiTheme="minorBidi" w:hAnsiTheme="minorBidi" w:cstheme="minorBidi"/>
          <w:color w:val="074F6A" w:themeColor="accent4" w:themeShade="80"/>
          <w:sz w:val="22"/>
          <w:szCs w:val="22"/>
          <w:shd w:val="clear" w:color="auto" w:fill="FFFFFF"/>
        </w:rPr>
        <w:t>8</w:t>
      </w:r>
      <w:r w:rsidRPr="00145BB3">
        <w:rPr>
          <w:rFonts w:asciiTheme="minorBidi" w:hAnsiTheme="minorBidi" w:cstheme="minorBidi"/>
          <w:color w:val="074F6A" w:themeColor="accent4" w:themeShade="80"/>
          <w:sz w:val="22"/>
          <w:szCs w:val="22"/>
          <w:shd w:val="clear" w:color="auto" w:fill="FFFFFF"/>
        </w:rPr>
        <w:t>-</w:t>
      </w:r>
      <w:r w:rsidR="005757C1" w:rsidRPr="00145BB3">
        <w:rPr>
          <w:rFonts w:asciiTheme="minorBidi" w:hAnsiTheme="minorBidi" w:cstheme="minorBidi"/>
          <w:color w:val="074F6A" w:themeColor="accent4" w:themeShade="80"/>
          <w:sz w:val="22"/>
          <w:szCs w:val="22"/>
          <w:shd w:val="clear" w:color="auto" w:fill="FFFFFF"/>
        </w:rPr>
        <w:t>20</w:t>
      </w:r>
      <w:r w:rsidRPr="00145BB3">
        <w:rPr>
          <w:rFonts w:asciiTheme="minorBidi" w:hAnsiTheme="minorBidi" w:cstheme="minorBidi"/>
          <w:color w:val="074F6A" w:themeColor="accent4" w:themeShade="80"/>
          <w:sz w:val="22"/>
          <w:szCs w:val="22"/>
          <w:shd w:val="clear" w:color="auto" w:fill="FFFFFF"/>
        </w:rPr>
        <w:t>) and added</w:t>
      </w:r>
      <w:r w:rsidR="00E156E2">
        <w:rPr>
          <w:rFonts w:asciiTheme="minorBidi" w:hAnsiTheme="minorBidi" w:cstheme="minorBidi"/>
          <w:color w:val="074F6A" w:themeColor="accent4" w:themeShade="80"/>
          <w:sz w:val="22"/>
          <w:szCs w:val="22"/>
          <w:shd w:val="clear" w:color="auto" w:fill="FFFFFF"/>
        </w:rPr>
        <w:t xml:space="preserve"> new</w:t>
      </w:r>
      <w:r w:rsidRPr="00145BB3">
        <w:rPr>
          <w:rFonts w:asciiTheme="minorBidi" w:hAnsiTheme="minorBidi" w:cstheme="minorBidi"/>
          <w:color w:val="074F6A" w:themeColor="accent4" w:themeShade="80"/>
          <w:sz w:val="22"/>
          <w:szCs w:val="22"/>
          <w:shd w:val="clear" w:color="auto" w:fill="FFFFFF"/>
        </w:rPr>
        <w:t xml:space="preserve"> </w:t>
      </w:r>
      <w:r w:rsidRPr="00145BB3">
        <w:rPr>
          <w:rFonts w:asciiTheme="minorBidi" w:hAnsiTheme="minorBidi" w:cstheme="minorBidi"/>
          <w:b/>
          <w:bCs/>
          <w:color w:val="074F6A" w:themeColor="accent4" w:themeShade="80"/>
          <w:sz w:val="22"/>
          <w:szCs w:val="22"/>
          <w:shd w:val="clear" w:color="auto" w:fill="FFFFFF"/>
        </w:rPr>
        <w:t>Fig</w:t>
      </w:r>
      <w:r w:rsidR="005757C1" w:rsidRPr="00145BB3">
        <w:rPr>
          <w:rFonts w:asciiTheme="minorBidi" w:hAnsiTheme="minorBidi" w:cstheme="minorBidi"/>
          <w:b/>
          <w:bCs/>
          <w:color w:val="074F6A" w:themeColor="accent4" w:themeShade="80"/>
          <w:sz w:val="22"/>
          <w:szCs w:val="22"/>
          <w:shd w:val="clear" w:color="auto" w:fill="FFFFFF"/>
        </w:rPr>
        <w:t>.</w:t>
      </w:r>
      <w:r w:rsidRPr="00145BB3">
        <w:rPr>
          <w:rFonts w:asciiTheme="minorBidi" w:hAnsiTheme="minorBidi" w:cstheme="minorBidi"/>
          <w:b/>
          <w:bCs/>
          <w:color w:val="074F6A" w:themeColor="accent4" w:themeShade="80"/>
          <w:sz w:val="22"/>
          <w:szCs w:val="22"/>
          <w:shd w:val="clear" w:color="auto" w:fill="FFFFFF"/>
        </w:rPr>
        <w:t xml:space="preserve"> 1</w:t>
      </w:r>
      <w:r w:rsidRPr="00145BB3">
        <w:rPr>
          <w:rFonts w:asciiTheme="minorBidi" w:hAnsiTheme="minorBidi" w:cstheme="minorBidi"/>
          <w:color w:val="074F6A" w:themeColor="accent4" w:themeShade="80"/>
          <w:sz w:val="22"/>
          <w:szCs w:val="22"/>
          <w:shd w:val="clear" w:color="auto" w:fill="FFFFFF"/>
        </w:rPr>
        <w:t xml:space="preserve">, which </w:t>
      </w:r>
      <w:r w:rsidR="00E156E2">
        <w:rPr>
          <w:rFonts w:asciiTheme="minorBidi" w:hAnsiTheme="minorBidi" w:cstheme="minorBidi"/>
          <w:color w:val="074F6A" w:themeColor="accent4" w:themeShade="80"/>
          <w:sz w:val="22"/>
          <w:szCs w:val="22"/>
          <w:shd w:val="clear" w:color="auto" w:fill="FFFFFF"/>
        </w:rPr>
        <w:t>illustrates</w:t>
      </w:r>
      <w:r w:rsidRPr="00145BB3">
        <w:rPr>
          <w:rFonts w:asciiTheme="minorBidi" w:hAnsiTheme="minorBidi" w:cstheme="minorBidi"/>
          <w:color w:val="074F6A" w:themeColor="accent4" w:themeShade="80"/>
          <w:sz w:val="22"/>
          <w:szCs w:val="22"/>
          <w:shd w:val="clear" w:color="auto" w:fill="FFFFFF"/>
        </w:rPr>
        <w:t xml:space="preserve"> the steps for estimating the predictor matrix and energy profile.</w:t>
      </w:r>
    </w:p>
    <w:p w14:paraId="5F03A95B" w14:textId="620FE17E" w:rsidR="00E916C5" w:rsidRPr="00145BB3" w:rsidRDefault="00E916C5" w:rsidP="005757C1">
      <w:pPr>
        <w:pStyle w:val="NormalWeb"/>
        <w:spacing w:before="0" w:beforeAutospacing="0" w:after="0" w:afterAutospacing="0"/>
        <w:jc w:val="both"/>
        <w:rPr>
          <w:rFonts w:asciiTheme="minorBidi" w:hAnsiTheme="minorBidi" w:cstheme="minorBidi"/>
          <w:color w:val="074F6A" w:themeColor="accent4" w:themeShade="80"/>
          <w:sz w:val="22"/>
          <w:szCs w:val="22"/>
          <w:shd w:val="clear" w:color="auto" w:fill="FFFFFF"/>
        </w:rPr>
      </w:pPr>
      <w:r w:rsidRPr="00145BB3">
        <w:rPr>
          <w:rFonts w:asciiTheme="minorBidi" w:hAnsiTheme="minorBidi" w:cstheme="minorBidi"/>
          <w:color w:val="074F6A" w:themeColor="accent4" w:themeShade="80"/>
          <w:sz w:val="22"/>
          <w:szCs w:val="22"/>
          <w:shd w:val="clear" w:color="auto" w:fill="FFFFFF"/>
        </w:rPr>
        <w:t xml:space="preserve">The recalculated predictor matrix showed a correlation of 0.99990 with the original one, indicating that the exclusion of overlapping proteins had a negligible impact on the energy predictions. </w:t>
      </w:r>
      <w:r w:rsidR="00E156E2">
        <w:rPr>
          <w:rFonts w:asciiTheme="minorBidi" w:hAnsiTheme="minorBidi" w:cstheme="minorBidi"/>
          <w:color w:val="074F6A" w:themeColor="accent4" w:themeShade="80"/>
          <w:sz w:val="22"/>
          <w:szCs w:val="22"/>
          <w:shd w:val="clear" w:color="auto" w:fill="FFFFFF"/>
        </w:rPr>
        <w:t>In addition</w:t>
      </w:r>
      <w:r w:rsidRPr="00145BB3">
        <w:rPr>
          <w:rFonts w:asciiTheme="minorBidi" w:hAnsiTheme="minorBidi" w:cstheme="minorBidi"/>
          <w:color w:val="074F6A" w:themeColor="accent4" w:themeShade="80"/>
          <w:sz w:val="22"/>
          <w:szCs w:val="22"/>
          <w:shd w:val="clear" w:color="auto" w:fill="FFFFFF"/>
        </w:rPr>
        <w:t>, we regenerated all figures and reran the method across all test sets, with results remaining consistent with our previous findings</w:t>
      </w:r>
      <w:r w:rsidR="00E156E2">
        <w:rPr>
          <w:rFonts w:asciiTheme="minorBidi" w:hAnsiTheme="minorBidi" w:cstheme="minorBidi"/>
          <w:color w:val="074F6A" w:themeColor="accent4" w:themeShade="80"/>
          <w:sz w:val="22"/>
          <w:szCs w:val="22"/>
          <w:shd w:val="clear" w:color="auto" w:fill="FFFFFF"/>
        </w:rPr>
        <w:t>, confirming</w:t>
      </w:r>
      <w:r w:rsidR="00947FA8">
        <w:rPr>
          <w:rFonts w:asciiTheme="minorBidi" w:hAnsiTheme="minorBidi" w:cstheme="minorBidi"/>
          <w:color w:val="074F6A" w:themeColor="accent4" w:themeShade="80"/>
          <w:sz w:val="22"/>
          <w:szCs w:val="22"/>
          <w:shd w:val="clear" w:color="auto" w:fill="FFFFFF"/>
        </w:rPr>
        <w:t xml:space="preserve"> </w:t>
      </w:r>
      <w:r w:rsidRPr="00145BB3">
        <w:rPr>
          <w:rFonts w:asciiTheme="minorBidi" w:hAnsiTheme="minorBidi" w:cstheme="minorBidi"/>
          <w:color w:val="074F6A" w:themeColor="accent4" w:themeShade="80"/>
          <w:sz w:val="22"/>
          <w:szCs w:val="22"/>
          <w:shd w:val="clear" w:color="auto" w:fill="FFFFFF"/>
        </w:rPr>
        <w:t xml:space="preserve">the robustness of our approach. </w:t>
      </w:r>
    </w:p>
    <w:p w14:paraId="7222A1FF" w14:textId="77777777" w:rsidR="005757C1" w:rsidRPr="00145BB3" w:rsidRDefault="005757C1" w:rsidP="005757C1">
      <w:pPr>
        <w:pStyle w:val="NormalWeb"/>
        <w:spacing w:before="0" w:beforeAutospacing="0" w:after="0" w:afterAutospacing="0"/>
        <w:jc w:val="both"/>
        <w:rPr>
          <w:rFonts w:asciiTheme="minorBidi" w:hAnsiTheme="minorBidi" w:cstheme="minorBidi"/>
          <w:sz w:val="22"/>
          <w:szCs w:val="22"/>
        </w:rPr>
      </w:pPr>
    </w:p>
    <w:p w14:paraId="62D489DC" w14:textId="6D671411" w:rsidR="005757C1" w:rsidRPr="00145BB3" w:rsidRDefault="005757C1" w:rsidP="00614BDA">
      <w:pPr>
        <w:jc w:val="lowKashida"/>
        <w:rPr>
          <w:rFonts w:asciiTheme="minorBidi" w:hAnsiTheme="minorBidi" w:cstheme="minorBidi"/>
          <w:sz w:val="22"/>
          <w:szCs w:val="22"/>
        </w:rPr>
      </w:pPr>
      <w:r w:rsidRPr="00145BB3">
        <w:rPr>
          <w:rFonts w:asciiTheme="minorBidi" w:hAnsiTheme="minorBidi" w:cstheme="minorBidi"/>
          <w:sz w:val="22"/>
          <w:szCs w:val="22"/>
        </w:rPr>
        <w:t>2) All the evaluations are based on small datasets. Evaluations and comparisons with other methods on larger datasets are needed.</w:t>
      </w:r>
    </w:p>
    <w:p w14:paraId="371A28AC" w14:textId="77777777" w:rsidR="005757C1" w:rsidRPr="00145BB3" w:rsidRDefault="005757C1" w:rsidP="00E916C5">
      <w:pPr>
        <w:rPr>
          <w:rFonts w:asciiTheme="minorBidi" w:hAnsiTheme="minorBidi" w:cstheme="minorBidi"/>
          <w:sz w:val="22"/>
          <w:szCs w:val="22"/>
        </w:rPr>
      </w:pPr>
    </w:p>
    <w:p w14:paraId="255D7438" w14:textId="14910636" w:rsidR="00636630" w:rsidRPr="00145BB3" w:rsidRDefault="005757C1" w:rsidP="00B21BF4">
      <w:pPr>
        <w:jc w:val="lowKashida"/>
        <w:rPr>
          <w:rFonts w:asciiTheme="minorBidi" w:eastAsiaTheme="majorEastAsia" w:hAnsiTheme="minorBidi" w:cstheme="minorBidi"/>
          <w:color w:val="074F6A" w:themeColor="accent4" w:themeShade="80"/>
          <w:sz w:val="22"/>
          <w:szCs w:val="22"/>
        </w:rPr>
      </w:pPr>
      <w:r w:rsidRPr="00145BB3">
        <w:rPr>
          <w:rFonts w:asciiTheme="minorBidi" w:eastAsiaTheme="majorEastAsia" w:hAnsiTheme="minorBidi" w:cstheme="minorBidi"/>
          <w:i/>
          <w:iCs/>
          <w:color w:val="074F6A" w:themeColor="accent4" w:themeShade="80"/>
          <w:sz w:val="22"/>
          <w:szCs w:val="22"/>
        </w:rPr>
        <w:t>ANSWER</w:t>
      </w:r>
      <w:r w:rsidRPr="00145BB3">
        <w:rPr>
          <w:rFonts w:asciiTheme="minorBidi" w:eastAsiaTheme="majorEastAsia" w:hAnsiTheme="minorBidi" w:cstheme="minorBidi"/>
          <w:color w:val="074F6A" w:themeColor="accent4" w:themeShade="80"/>
          <w:sz w:val="22"/>
          <w:szCs w:val="22"/>
        </w:rPr>
        <w:t>:</w:t>
      </w:r>
      <w:r w:rsidR="00C05E9E" w:rsidRPr="00145BB3">
        <w:rPr>
          <w:rFonts w:asciiTheme="minorBidi" w:eastAsiaTheme="majorEastAsia" w:hAnsiTheme="minorBidi" w:cstheme="minorBidi"/>
          <w:color w:val="074F6A" w:themeColor="accent4" w:themeShade="80"/>
          <w:sz w:val="22"/>
          <w:szCs w:val="22"/>
        </w:rPr>
        <w:t xml:space="preserve"> </w:t>
      </w:r>
      <w:r w:rsidR="0069378F">
        <w:rPr>
          <w:rFonts w:asciiTheme="minorBidi" w:eastAsiaTheme="majorEastAsia" w:hAnsiTheme="minorBidi" w:cstheme="minorBidi"/>
          <w:color w:val="074F6A" w:themeColor="accent4" w:themeShade="80"/>
          <w:sz w:val="22"/>
          <w:szCs w:val="22"/>
        </w:rPr>
        <w:t>W</w:t>
      </w:r>
      <w:r w:rsidR="00B21BF4" w:rsidRPr="00145BB3">
        <w:rPr>
          <w:rFonts w:asciiTheme="minorBidi" w:eastAsiaTheme="majorEastAsia" w:hAnsiTheme="minorBidi" w:cstheme="minorBidi"/>
          <w:color w:val="074F6A" w:themeColor="accent4" w:themeShade="80"/>
          <w:sz w:val="22"/>
          <w:szCs w:val="22"/>
        </w:rPr>
        <w:t xml:space="preserve">e have </w:t>
      </w:r>
      <w:r w:rsidR="0069378F">
        <w:rPr>
          <w:rFonts w:asciiTheme="minorBidi" w:eastAsiaTheme="majorEastAsia" w:hAnsiTheme="minorBidi" w:cstheme="minorBidi"/>
          <w:color w:val="074F6A" w:themeColor="accent4" w:themeShade="80"/>
          <w:sz w:val="22"/>
          <w:szCs w:val="22"/>
        </w:rPr>
        <w:t xml:space="preserve">now </w:t>
      </w:r>
      <w:r w:rsidR="00B21BF4" w:rsidRPr="00145BB3">
        <w:rPr>
          <w:rFonts w:asciiTheme="minorBidi" w:eastAsiaTheme="majorEastAsia" w:hAnsiTheme="minorBidi" w:cstheme="minorBidi"/>
          <w:color w:val="074F6A" w:themeColor="accent4" w:themeShade="80"/>
          <w:sz w:val="22"/>
          <w:szCs w:val="22"/>
        </w:rPr>
        <w:t>conducted an additional evaluation using a large dataset and compared our results with the TM-</w:t>
      </w:r>
      <w:proofErr w:type="spellStart"/>
      <w:r w:rsidR="00B21BF4" w:rsidRPr="00145BB3">
        <w:rPr>
          <w:rFonts w:asciiTheme="minorBidi" w:eastAsiaTheme="majorEastAsia" w:hAnsiTheme="minorBidi" w:cstheme="minorBidi"/>
          <w:color w:val="074F6A" w:themeColor="accent4" w:themeShade="80"/>
          <w:sz w:val="22"/>
          <w:szCs w:val="22"/>
        </w:rPr>
        <w:t>Vec</w:t>
      </w:r>
      <w:proofErr w:type="spellEnd"/>
      <w:r w:rsidR="00B21BF4" w:rsidRPr="00145BB3">
        <w:rPr>
          <w:rFonts w:asciiTheme="minorBidi" w:eastAsiaTheme="majorEastAsia" w:hAnsiTheme="minorBidi" w:cstheme="minorBidi"/>
          <w:color w:val="074F6A" w:themeColor="accent4" w:themeShade="80"/>
          <w:sz w:val="22"/>
          <w:szCs w:val="22"/>
        </w:rPr>
        <w:t xml:space="preserve"> method. Given that structure-based methods such as RMSD and TM-score are time-intensive, we focused on TM-</w:t>
      </w:r>
      <w:proofErr w:type="spellStart"/>
      <w:r w:rsidR="00B21BF4" w:rsidRPr="00145BB3">
        <w:rPr>
          <w:rFonts w:asciiTheme="minorBidi" w:eastAsiaTheme="majorEastAsia" w:hAnsiTheme="minorBidi" w:cstheme="minorBidi"/>
          <w:color w:val="074F6A" w:themeColor="accent4" w:themeShade="80"/>
          <w:sz w:val="22"/>
          <w:szCs w:val="22"/>
        </w:rPr>
        <w:t>Vec</w:t>
      </w:r>
      <w:proofErr w:type="spellEnd"/>
      <w:r w:rsidR="00B21BF4" w:rsidRPr="00145BB3">
        <w:rPr>
          <w:rFonts w:asciiTheme="minorBidi" w:eastAsiaTheme="majorEastAsia" w:hAnsiTheme="minorBidi" w:cstheme="minorBidi"/>
          <w:color w:val="074F6A" w:themeColor="accent4" w:themeShade="80"/>
          <w:sz w:val="22"/>
          <w:szCs w:val="22"/>
        </w:rPr>
        <w:t xml:space="preserve"> for its balance of efficiency and accuracy. For the larger dataset, we employed the coronavirus dataset previously generated and analyzed by Freiberger et al., as suggested by Reviewer 2. These new results </w:t>
      </w:r>
      <w:r w:rsidR="0069378F">
        <w:rPr>
          <w:rFonts w:asciiTheme="minorBidi" w:eastAsiaTheme="majorEastAsia" w:hAnsiTheme="minorBidi" w:cstheme="minorBidi"/>
          <w:color w:val="074F6A" w:themeColor="accent4" w:themeShade="80"/>
          <w:sz w:val="22"/>
          <w:szCs w:val="22"/>
        </w:rPr>
        <w:t>are now</w:t>
      </w:r>
      <w:r w:rsidR="00B21BF4" w:rsidRPr="00145BB3">
        <w:rPr>
          <w:rFonts w:asciiTheme="minorBidi" w:eastAsiaTheme="majorEastAsia" w:hAnsiTheme="minorBidi" w:cstheme="minorBidi"/>
          <w:color w:val="074F6A" w:themeColor="accent4" w:themeShade="80"/>
          <w:sz w:val="22"/>
          <w:szCs w:val="22"/>
        </w:rPr>
        <w:t xml:space="preserve"> included in </w:t>
      </w:r>
      <w:r w:rsidR="00B21BF4" w:rsidRPr="00145BB3">
        <w:rPr>
          <w:rFonts w:asciiTheme="minorBidi" w:eastAsiaTheme="majorEastAsia" w:hAnsiTheme="minorBidi" w:cstheme="minorBidi"/>
          <w:b/>
          <w:bCs/>
          <w:color w:val="074F6A" w:themeColor="accent4" w:themeShade="80"/>
          <w:sz w:val="22"/>
          <w:szCs w:val="22"/>
        </w:rPr>
        <w:t>Section 3.8</w:t>
      </w:r>
      <w:r w:rsidR="00D4358E">
        <w:rPr>
          <w:rFonts w:asciiTheme="minorBidi" w:eastAsiaTheme="majorEastAsia" w:hAnsiTheme="minorBidi" w:cstheme="minorBidi"/>
          <w:b/>
          <w:bCs/>
          <w:color w:val="074F6A" w:themeColor="accent4" w:themeShade="80"/>
          <w:sz w:val="22"/>
          <w:szCs w:val="22"/>
        </w:rPr>
        <w:t xml:space="preserve"> (Page 14)</w:t>
      </w:r>
      <w:r w:rsidR="00B21BF4" w:rsidRPr="00145BB3">
        <w:rPr>
          <w:rFonts w:asciiTheme="minorBidi" w:eastAsiaTheme="majorEastAsia" w:hAnsiTheme="minorBidi" w:cstheme="minorBidi"/>
          <w:color w:val="074F6A" w:themeColor="accent4" w:themeShade="80"/>
          <w:sz w:val="22"/>
          <w:szCs w:val="22"/>
        </w:rPr>
        <w:t xml:space="preserve"> of the manuscript</w:t>
      </w:r>
      <w:r w:rsidR="0069378F">
        <w:rPr>
          <w:rFonts w:asciiTheme="minorBidi" w:eastAsiaTheme="majorEastAsia" w:hAnsiTheme="minorBidi" w:cstheme="minorBidi"/>
          <w:color w:val="074F6A" w:themeColor="accent4" w:themeShade="80"/>
          <w:sz w:val="22"/>
          <w:szCs w:val="22"/>
        </w:rPr>
        <w:t xml:space="preserve"> a</w:t>
      </w:r>
      <w:r w:rsidR="00540330">
        <w:rPr>
          <w:rFonts w:asciiTheme="minorBidi" w:eastAsiaTheme="majorEastAsia" w:hAnsiTheme="minorBidi" w:cstheme="minorBidi"/>
          <w:color w:val="074F6A" w:themeColor="accent4" w:themeShade="80"/>
          <w:sz w:val="22"/>
          <w:szCs w:val="22"/>
        </w:rPr>
        <w:t>s displayed below:</w:t>
      </w:r>
    </w:p>
    <w:p w14:paraId="7879A876" w14:textId="77777777" w:rsidR="00636630" w:rsidRPr="00145BB3" w:rsidRDefault="00636630" w:rsidP="00636630">
      <w:pPr>
        <w:jc w:val="lowKashida"/>
        <w:rPr>
          <w:rFonts w:asciiTheme="minorBidi" w:eastAsiaTheme="majorEastAsia" w:hAnsiTheme="minorBidi" w:cstheme="minorBidi"/>
          <w:color w:val="074F6A" w:themeColor="accent4" w:themeShade="80"/>
          <w:sz w:val="22"/>
          <w:szCs w:val="22"/>
        </w:rPr>
      </w:pPr>
    </w:p>
    <w:p w14:paraId="45F78EDD" w14:textId="77777777" w:rsidR="00D4358E" w:rsidRDefault="00D4358E" w:rsidP="00D4358E">
      <w:pPr>
        <w:spacing w:line="360" w:lineRule="auto"/>
        <w:rPr>
          <w:rFonts w:asciiTheme="minorBidi" w:hAnsiTheme="minorBidi" w:cstheme="minorBidi"/>
          <w:b/>
          <w:color w:val="FF0000"/>
          <w:sz w:val="20"/>
          <w:szCs w:val="20"/>
        </w:rPr>
      </w:pPr>
      <w:r w:rsidRPr="000112B1">
        <w:rPr>
          <w:rFonts w:asciiTheme="minorBidi" w:hAnsiTheme="minorBidi" w:cstheme="minorBidi"/>
          <w:b/>
          <w:color w:val="FF0000"/>
          <w:sz w:val="20"/>
          <w:szCs w:val="20"/>
        </w:rPr>
        <w:t>3.8 Large-Scale Application of Family Detection in Coronaviruses</w:t>
      </w:r>
    </w:p>
    <w:p w14:paraId="453088A8" w14:textId="77777777" w:rsidR="00D4358E" w:rsidRPr="000112B1" w:rsidRDefault="00D4358E" w:rsidP="00D4358E">
      <w:pPr>
        <w:spacing w:line="360" w:lineRule="auto"/>
        <w:rPr>
          <w:rFonts w:asciiTheme="minorBidi" w:hAnsiTheme="minorBidi" w:cstheme="minorBidi"/>
          <w:b/>
          <w:color w:val="FF0000"/>
          <w:sz w:val="20"/>
          <w:szCs w:val="20"/>
        </w:rPr>
      </w:pPr>
    </w:p>
    <w:p w14:paraId="71F75CBC" w14:textId="77777777" w:rsidR="00D4358E" w:rsidRDefault="00D4358E" w:rsidP="00D4358E">
      <w:pPr>
        <w:spacing w:line="360" w:lineRule="auto"/>
        <w:jc w:val="lowKashida"/>
        <w:rPr>
          <w:rFonts w:asciiTheme="minorBidi" w:hAnsiTheme="minorBidi" w:cstheme="minorBidi"/>
          <w:bCs/>
          <w:color w:val="FF0000"/>
          <w:sz w:val="20"/>
          <w:szCs w:val="20"/>
        </w:rPr>
      </w:pPr>
      <w:r w:rsidRPr="000112B1">
        <w:rPr>
          <w:rFonts w:asciiTheme="minorBidi" w:hAnsiTheme="minorBidi" w:cstheme="minorBidi"/>
          <w:bCs/>
          <w:color w:val="FF0000"/>
          <w:sz w:val="20"/>
          <w:szCs w:val="20"/>
        </w:rPr>
        <w:t xml:space="preserve">To evaluate our method on </w:t>
      </w:r>
      <w:r>
        <w:rPr>
          <w:rFonts w:asciiTheme="minorBidi" w:hAnsiTheme="minorBidi" w:cstheme="minorBidi"/>
          <w:bCs/>
          <w:color w:val="FF0000"/>
          <w:sz w:val="20"/>
          <w:szCs w:val="20"/>
        </w:rPr>
        <w:t>a larger</w:t>
      </w:r>
      <w:r w:rsidRPr="000112B1">
        <w:rPr>
          <w:rFonts w:asciiTheme="minorBidi" w:hAnsiTheme="minorBidi" w:cstheme="minorBidi"/>
          <w:bCs/>
          <w:color w:val="FF0000"/>
          <w:sz w:val="20"/>
          <w:szCs w:val="20"/>
        </w:rPr>
        <w:t xml:space="preserve"> dataset, we utilized a coronavirus dataset that was previously generated and analyzed by Freiberger et al.</w:t>
      </w:r>
      <w:r>
        <w:rPr>
          <w:rFonts w:asciiTheme="minorBidi" w:hAnsiTheme="minorBidi" w:cstheme="minorBidi"/>
          <w:bCs/>
          <w:color w:val="FF0000"/>
          <w:sz w:val="20"/>
          <w:szCs w:val="20"/>
        </w:rPr>
        <w:fldChar w:fldCharType="begin"/>
      </w:r>
      <w:r>
        <w:rPr>
          <w:rFonts w:asciiTheme="minorBidi" w:hAnsiTheme="minorBidi" w:cstheme="minorBidi"/>
          <w:bCs/>
          <w:color w:val="FF0000"/>
          <w:sz w:val="20"/>
          <w:szCs w:val="20"/>
        </w:rPr>
        <w:instrText xml:space="preserve"> ADDIN EN.CITE &lt;EndNote&gt;&lt;Cite&gt;&lt;Author&gt;Freiberger&lt;/Author&gt;&lt;Year&gt;2023&lt;/Year&gt;&lt;RecNum&gt;110&lt;/RecNum&gt;&lt;DisplayText&gt;&lt;style face="superscript"&gt;23&lt;/style&gt;&lt;/DisplayText&gt;&lt;record&gt;&lt;rec-number&gt;110&lt;/rec-number&gt;&lt;foreign-keys&gt;&lt;key app="EN" db-id="wxt0aspe0sssdue5pvev2tehtefzv5wwz2vx" timestamp="1728309490"&gt;110&lt;/key&gt;&lt;/foreign-keys&gt;&lt;ref-type name="Journal Article"&gt;17&lt;/ref-type&gt;&lt;contributors&gt;&lt;authors&gt;&lt;author&gt;Freiberger, Maria I.&lt;/author&gt;&lt;author&gt;Ruiz-Serra, Victoria&lt;/author&gt;&lt;author&gt;Pontes, Camila&lt;/author&gt;&lt;author&gt;Romero-Durana, Miguel&lt;/author&gt;&lt;author&gt;Galaz-Davison, Pablo&lt;/author&gt;&lt;author&gt;Ramírez-Sarmiento, Cesar A.&lt;/author&gt;&lt;author&gt;Schuster, Claudio D.&lt;/author&gt;&lt;author&gt;Marti, Marcelo A.&lt;/author&gt;&lt;author&gt;Wolynes, Peter G.&lt;/author&gt;&lt;author&gt;Ferreiro, Diego U.&lt;/author&gt;&lt;author&gt;Parra, R. Gonzalo&lt;/author&gt;&lt;author&gt;Valencia, Alfonso&lt;/author&gt;&lt;/authors&gt;&lt;/contributors&gt;&lt;titles&gt;&lt;title&gt;Local energetic frustration conservation in protein families and superfamilies&lt;/title&gt;&lt;secondary-title&gt;Nature Communications&lt;/secondary-title&gt;&lt;/titles&gt;&lt;periodical&gt;&lt;full-title&gt;Nature Communications&lt;/full-title&gt;&lt;/periodical&gt;&lt;pages&gt;8379&lt;/pages&gt;&lt;volume&gt;14&lt;/volume&gt;&lt;number&gt;1&lt;/number&gt;&lt;dates&gt;&lt;year&gt;2023&lt;/year&gt;&lt;pub-dates&gt;&lt;date&gt;2023/12/16&lt;/date&gt;&lt;/pub-dates&gt;&lt;/dates&gt;&lt;isbn&gt;2041-1723&lt;/isbn&gt;&lt;urls&gt;&lt;related-urls&gt;&lt;url&gt;https://doi.org/10.1038/s41467-023-43801-2&lt;/url&gt;&lt;/related-urls&gt;&lt;/urls&gt;&lt;electronic-resource-num&gt;10.1038/s41467-023-43801-2&lt;/electronic-resource-num&gt;&lt;/record&gt;&lt;/Cite&gt;&lt;/EndNote&gt;</w:instrText>
      </w:r>
      <w:r>
        <w:rPr>
          <w:rFonts w:asciiTheme="minorBidi" w:hAnsiTheme="minorBidi" w:cstheme="minorBidi"/>
          <w:bCs/>
          <w:color w:val="FF0000"/>
          <w:sz w:val="20"/>
          <w:szCs w:val="20"/>
        </w:rPr>
        <w:fldChar w:fldCharType="separate"/>
      </w:r>
      <w:r w:rsidRPr="001B324D">
        <w:rPr>
          <w:rFonts w:asciiTheme="minorBidi" w:hAnsiTheme="minorBidi" w:cstheme="minorBidi"/>
          <w:bCs/>
          <w:noProof/>
          <w:color w:val="FF0000"/>
          <w:sz w:val="20"/>
          <w:szCs w:val="20"/>
          <w:vertAlign w:val="superscript"/>
        </w:rPr>
        <w:t>23</w:t>
      </w:r>
      <w:r>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xml:space="preserve"> Initially, </w:t>
      </w:r>
      <w:r>
        <w:rPr>
          <w:rFonts w:asciiTheme="minorBidi" w:hAnsiTheme="minorBidi" w:cstheme="minorBidi"/>
          <w:bCs/>
          <w:color w:val="FF0000"/>
          <w:sz w:val="20"/>
          <w:szCs w:val="20"/>
        </w:rPr>
        <w:t xml:space="preserve">they </w:t>
      </w:r>
      <w:r w:rsidRPr="000112B1">
        <w:rPr>
          <w:rFonts w:asciiTheme="minorBidi" w:hAnsiTheme="minorBidi" w:cstheme="minorBidi"/>
          <w:bCs/>
          <w:color w:val="FF0000"/>
          <w:sz w:val="20"/>
          <w:szCs w:val="20"/>
        </w:rPr>
        <w:t>retrieved homologous sequences from the SARS-CoV-2 reference genome MN985325, with low-quality and non-</w:t>
      </w:r>
      <w:proofErr w:type="spellStart"/>
      <w:r w:rsidRPr="000112B1">
        <w:rPr>
          <w:rFonts w:asciiTheme="minorBidi" w:hAnsiTheme="minorBidi" w:cstheme="minorBidi"/>
          <w:bCs/>
          <w:color w:val="FF0000"/>
          <w:sz w:val="20"/>
          <w:szCs w:val="20"/>
        </w:rPr>
        <w:t>Coronaviridae</w:t>
      </w:r>
      <w:proofErr w:type="spellEnd"/>
      <w:r w:rsidRPr="000112B1">
        <w:rPr>
          <w:rFonts w:asciiTheme="minorBidi" w:hAnsiTheme="minorBidi" w:cstheme="minorBidi"/>
          <w:bCs/>
          <w:color w:val="FF0000"/>
          <w:sz w:val="20"/>
          <w:szCs w:val="20"/>
        </w:rPr>
        <w:t xml:space="preserve"> sequences excluded</w:t>
      </w:r>
      <w:r>
        <w:rPr>
          <w:rFonts w:asciiTheme="minorBidi" w:hAnsiTheme="minorBidi" w:cstheme="minorBidi"/>
          <w:bCs/>
          <w:color w:val="FF0000"/>
          <w:sz w:val="20"/>
          <w:szCs w:val="20"/>
        </w:rPr>
        <w:fldChar w:fldCharType="begin"/>
      </w:r>
      <w:r>
        <w:rPr>
          <w:rFonts w:asciiTheme="minorBidi" w:hAnsiTheme="minorBidi" w:cstheme="minorBidi"/>
          <w:bCs/>
          <w:color w:val="FF0000"/>
          <w:sz w:val="20"/>
          <w:szCs w:val="20"/>
        </w:rPr>
        <w:instrText xml:space="preserve"> ADDIN EN.CITE &lt;EndNote&gt;&lt;Cite&gt;&lt;Author&gt;Gordon&lt;/Author&gt;&lt;Year&gt;2020&lt;/Year&gt;&lt;RecNum&gt;109&lt;/RecNum&gt;&lt;DisplayText&gt;&lt;style face="superscript"&gt;44&lt;/style&gt;&lt;/DisplayText&gt;&lt;record&gt;&lt;rec-number&gt;109&lt;/rec-number&gt;&lt;foreign-keys&gt;&lt;key app="EN" db-id="pz9x0eawezazasetddmx2xtwpax0wt0f2pat" timestamp="1728282135"&gt;109&lt;/key&gt;&lt;/foreign-keys&gt;&lt;ref-type name="Journal Article"&gt;17&lt;/ref-type&gt;&lt;contributors&gt;&lt;authors&gt;&lt;author&gt;Gordon, David E&lt;/author&gt;&lt;author&gt;Jang, Gwendolyn M&lt;/author&gt;&lt;author&gt;Bouhaddou, Mehdi&lt;/author&gt;&lt;author&gt;Xu, Jiewei&lt;/author&gt;&lt;author&gt;Obernier, Kirsten&lt;/author&gt;&lt;author&gt;White, Kris M&lt;/author&gt;&lt;author&gt;O’Meara, Matthew J&lt;/author&gt;&lt;author&gt;Rezelj, Veronica V&lt;/author&gt;&lt;author&gt;Guo, Jeffrey Z&lt;/author&gt;&lt;author&gt;Swaney, Danielle L&lt;/author&gt;&lt;/authors&gt;&lt;/contributors&gt;&lt;titles&gt;&lt;title&gt;A SARS-CoV-2 protein interaction map reveals targets for drug repurposing&lt;/title&gt;&lt;secondary-title&gt;Nature&lt;/secondary-title&gt;&lt;/titles&gt;&lt;periodical&gt;&lt;full-title&gt;Nature&lt;/full-title&gt;&lt;/periodical&gt;&lt;pages&gt;459-468&lt;/pages&gt;&lt;volume&gt;583&lt;/volume&gt;&lt;number&gt;7816&lt;/number&gt;&lt;dates&gt;&lt;year&gt;2020&lt;/year&gt;&lt;/dates&gt;&lt;isbn&gt;0028-0836&lt;/isbn&gt;&lt;urls&gt;&lt;/urls&gt;&lt;/record&gt;&lt;/Cite&gt;&lt;/EndNote&gt;</w:instrText>
      </w:r>
      <w:r>
        <w:rPr>
          <w:rFonts w:asciiTheme="minorBidi" w:hAnsiTheme="minorBidi" w:cstheme="minorBidi"/>
          <w:bCs/>
          <w:color w:val="FF0000"/>
          <w:sz w:val="20"/>
          <w:szCs w:val="20"/>
        </w:rPr>
        <w:fldChar w:fldCharType="separate"/>
      </w:r>
      <w:r w:rsidRPr="00257AEF">
        <w:rPr>
          <w:rFonts w:asciiTheme="minorBidi" w:hAnsiTheme="minorBidi" w:cstheme="minorBidi"/>
          <w:bCs/>
          <w:noProof/>
          <w:color w:val="FF0000"/>
          <w:sz w:val="20"/>
          <w:szCs w:val="20"/>
          <w:vertAlign w:val="superscript"/>
        </w:rPr>
        <w:t>44</w:t>
      </w:r>
      <w:r>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The</w:t>
      </w:r>
      <w:r>
        <w:rPr>
          <w:rFonts w:asciiTheme="minorBidi" w:hAnsiTheme="minorBidi" w:cstheme="minorBidi"/>
          <w:bCs/>
          <w:color w:val="FF0000"/>
          <w:sz w:val="20"/>
          <w:szCs w:val="20"/>
        </w:rPr>
        <w:t>n</w:t>
      </w:r>
      <w:r w:rsidRPr="000112B1">
        <w:rPr>
          <w:rFonts w:asciiTheme="minorBidi" w:hAnsiTheme="minorBidi" w:cstheme="minorBidi"/>
          <w:bCs/>
          <w:color w:val="FF0000"/>
          <w:sz w:val="20"/>
          <w:szCs w:val="20"/>
        </w:rPr>
        <w:t xml:space="preserve"> sequences aligned using MAFFT software</w:t>
      </w:r>
      <w:r>
        <w:rPr>
          <w:rFonts w:asciiTheme="minorBidi" w:hAnsiTheme="minorBidi" w:cstheme="minorBidi"/>
          <w:bCs/>
          <w:color w:val="FF0000"/>
          <w:sz w:val="20"/>
          <w:szCs w:val="20"/>
        </w:rPr>
        <w:fldChar w:fldCharType="begin"/>
      </w:r>
      <w:r>
        <w:rPr>
          <w:rFonts w:asciiTheme="minorBidi" w:hAnsiTheme="minorBidi" w:cstheme="minorBidi"/>
          <w:bCs/>
          <w:color w:val="FF0000"/>
          <w:sz w:val="20"/>
          <w:szCs w:val="20"/>
        </w:rPr>
        <w:instrText xml:space="preserve"> ADDIN EN.CITE &lt;EndNote&gt;&lt;Cite&gt;&lt;Author&gt;Katoh&lt;/Author&gt;&lt;Year&gt;2002&lt;/Year&gt;&lt;RecNum&gt;110&lt;/RecNum&gt;&lt;DisplayText&gt;&lt;style face="superscript"&gt;45&lt;/style&gt;&lt;/DisplayText&gt;&lt;record&gt;&lt;rec-number&gt;110&lt;/rec-number&gt;&lt;foreign-keys&gt;&lt;key app="EN" db-id="pz9x0eawezazasetddmx2xtwpax0wt0f2pat" timestamp="1728282180"&gt;110&lt;/key&gt;&lt;/foreign-keys&gt;&lt;ref-type name="Journal Article"&gt;17&lt;/ref-type&gt;&lt;contributors&gt;&lt;authors&gt;&lt;author&gt;Katoh, Kazutaka&lt;/author&gt;&lt;author&gt;Misawa, Kazuharu&lt;/author&gt;&lt;author&gt;Kuma, Kei</w:instrText>
      </w:r>
      <w:r>
        <w:rPr>
          <w:rFonts w:ascii="Cambria Math" w:hAnsi="Cambria Math" w:cs="Cambria Math"/>
          <w:bCs/>
          <w:color w:val="FF0000"/>
          <w:sz w:val="20"/>
          <w:szCs w:val="20"/>
        </w:rPr>
        <w:instrText>‐</w:instrText>
      </w:r>
      <w:r>
        <w:rPr>
          <w:rFonts w:asciiTheme="minorBidi" w:hAnsiTheme="minorBidi" w:cstheme="minorBidi"/>
          <w:bCs/>
          <w:color w:val="FF0000"/>
          <w:sz w:val="20"/>
          <w:szCs w:val="20"/>
        </w:rPr>
        <w:instrText>ichi&lt;/author&gt;&lt;author&gt;Miyata, Takashi&lt;/author&gt;&lt;/authors&gt;&lt;/contributors&gt;&lt;titles&gt;&lt;title&gt;MAFFT: a novel method for rapid multiple sequence alignment based on fast Fourier transform&lt;/title&gt;&lt;secondary-title&gt;Nucleic acids research&lt;/secondary-title&gt;&lt;/titles&gt;&lt;periodical&gt;&lt;full-title&gt;Nucleic acids research&lt;/full-title&gt;&lt;/periodical&gt;&lt;pages&gt;3059-3066&lt;/pages&gt;&lt;volume&gt;30&lt;/volume&gt;&lt;number&gt;14&lt;/number&gt;&lt;dates&gt;&lt;year&gt;2002&lt;/year&gt;&lt;/dates&gt;&lt;isbn&gt;1362-4962&lt;/isbn&gt;&lt;urls&gt;&lt;/urls&gt;&lt;/record&gt;&lt;/Cite&gt;&lt;/EndNote&gt;</w:instrText>
      </w:r>
      <w:r>
        <w:rPr>
          <w:rFonts w:asciiTheme="minorBidi" w:hAnsiTheme="minorBidi" w:cstheme="minorBidi"/>
          <w:bCs/>
          <w:color w:val="FF0000"/>
          <w:sz w:val="20"/>
          <w:szCs w:val="20"/>
        </w:rPr>
        <w:fldChar w:fldCharType="separate"/>
      </w:r>
      <w:r w:rsidRPr="00257AEF">
        <w:rPr>
          <w:rFonts w:asciiTheme="minorBidi" w:hAnsiTheme="minorBidi" w:cstheme="minorBidi"/>
          <w:bCs/>
          <w:noProof/>
          <w:color w:val="FF0000"/>
          <w:sz w:val="20"/>
          <w:szCs w:val="20"/>
          <w:vertAlign w:val="superscript"/>
        </w:rPr>
        <w:t>45</w:t>
      </w:r>
      <w:r>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with non-structural protein sequences trimmed to focus on regions specifically relevant to SARS-CoV-2. These aligned sequences were then clustered using CD-Hit</w:t>
      </w:r>
      <w:r>
        <w:rPr>
          <w:rFonts w:asciiTheme="minorBidi" w:hAnsiTheme="minorBidi" w:cstheme="minorBidi"/>
          <w:bCs/>
          <w:color w:val="FF0000"/>
          <w:sz w:val="20"/>
          <w:szCs w:val="20"/>
        </w:rPr>
        <w:fldChar w:fldCharType="begin"/>
      </w:r>
      <w:r>
        <w:rPr>
          <w:rFonts w:asciiTheme="minorBidi" w:hAnsiTheme="minorBidi" w:cstheme="minorBidi"/>
          <w:bCs/>
          <w:color w:val="FF0000"/>
          <w:sz w:val="20"/>
          <w:szCs w:val="20"/>
        </w:rPr>
        <w:instrText xml:space="preserve"> ADDIN EN.CITE &lt;EndNote&gt;&lt;Cite&gt;&lt;Author&gt;Li&lt;/Author&gt;&lt;Year&gt;2001&lt;/Year&gt;&lt;RecNum&gt;111&lt;/RecNum&gt;&lt;DisplayText&gt;&lt;style face="superscript"&gt;46&lt;/style&gt;&lt;/DisplayText&gt;&lt;record&gt;&lt;rec-number&gt;111&lt;/rec-number&gt;&lt;foreign-keys&gt;&lt;key app="EN" db-id="pz9x0eawezazasetddmx2xtwpax0wt0f2pat" timestamp="1728282244"&gt;111&lt;/key&gt;&lt;/foreign-keys&gt;&lt;ref-type name="Journal Article"&gt;17&lt;/ref-type&gt;&lt;contributors&gt;&lt;authors&gt;&lt;author&gt;Li, Weizhong&lt;/author&gt;&lt;author&gt;Jaroszewski, Lukasz&lt;/author&gt;&lt;author&gt;Godzik, Adam&lt;/author&gt;&lt;/authors&gt;&lt;/contributors&gt;&lt;titles&gt;&lt;title&gt;Clustering of highly homologous sequences to reduce the size of large protein databases&lt;/title&gt;&lt;secondary-title&gt;Bioinformatics&lt;/secondary-title&gt;&lt;/titles&gt;&lt;periodical&gt;&lt;full-title&gt;Bioinformatics&lt;/full-title&gt;&lt;/periodical&gt;&lt;pages&gt;282-283&lt;/pages&gt;&lt;volume&gt;17&lt;/volume&gt;&lt;number&gt;3&lt;/number&gt;&lt;dates&gt;&lt;year&gt;2001&lt;/year&gt;&lt;/dates&gt;&lt;isbn&gt;1367-4811&lt;/isbn&gt;&lt;urls&gt;&lt;/urls&gt;&lt;/record&gt;&lt;/Cite&gt;&lt;/EndNote&gt;</w:instrText>
      </w:r>
      <w:r>
        <w:rPr>
          <w:rFonts w:asciiTheme="minorBidi" w:hAnsiTheme="minorBidi" w:cstheme="minorBidi"/>
          <w:bCs/>
          <w:color w:val="FF0000"/>
          <w:sz w:val="20"/>
          <w:szCs w:val="20"/>
        </w:rPr>
        <w:fldChar w:fldCharType="separate"/>
      </w:r>
      <w:r w:rsidRPr="00257AEF">
        <w:rPr>
          <w:rFonts w:asciiTheme="minorBidi" w:hAnsiTheme="minorBidi" w:cstheme="minorBidi"/>
          <w:bCs/>
          <w:noProof/>
          <w:color w:val="FF0000"/>
          <w:sz w:val="20"/>
          <w:szCs w:val="20"/>
          <w:vertAlign w:val="superscript"/>
        </w:rPr>
        <w:t>46</w:t>
      </w:r>
      <w:r>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xml:space="preserve"> to ensure high similarity within each cluster. Structural models for these sequences were generated using </w:t>
      </w:r>
      <w:r w:rsidRPr="000112B1">
        <w:rPr>
          <w:rFonts w:asciiTheme="minorBidi" w:hAnsiTheme="minorBidi" w:cstheme="minorBidi"/>
          <w:bCs/>
          <w:color w:val="FF0000"/>
          <w:sz w:val="20"/>
          <w:szCs w:val="20"/>
        </w:rPr>
        <w:lastRenderedPageBreak/>
        <w:t>AlphaFold2, retaining only those that met stringent quality criteria. The high-quality models were subsequently grouped into subfamilies using S3Det software</w:t>
      </w:r>
      <w:r>
        <w:rPr>
          <w:rFonts w:asciiTheme="minorBidi" w:hAnsiTheme="minorBidi" w:cstheme="minorBidi"/>
          <w:bCs/>
          <w:color w:val="FF0000"/>
          <w:sz w:val="20"/>
          <w:szCs w:val="20"/>
        </w:rPr>
        <w:fldChar w:fldCharType="begin"/>
      </w:r>
      <w:r>
        <w:rPr>
          <w:rFonts w:asciiTheme="minorBidi" w:hAnsiTheme="minorBidi" w:cstheme="minorBidi"/>
          <w:bCs/>
          <w:color w:val="FF0000"/>
          <w:sz w:val="20"/>
          <w:szCs w:val="20"/>
        </w:rPr>
        <w:instrText xml:space="preserve"> ADDIN EN.CITE &lt;EndNote&gt;&lt;Cite&gt;&lt;Author&gt;Rausell&lt;/Author&gt;&lt;Year&gt;2010&lt;/Year&gt;&lt;RecNum&gt;112&lt;/RecNum&gt;&lt;DisplayText&gt;&lt;style face="superscript"&gt;47&lt;/style&gt;&lt;/DisplayText&gt;&lt;record&gt;&lt;rec-number&gt;112&lt;/rec-number&gt;&lt;foreign-keys&gt;&lt;key app="EN" db-id="pz9x0eawezazasetddmx2xtwpax0wt0f2pat" timestamp="1728282477"&gt;112&lt;/key&gt;&lt;/foreign-keys&gt;&lt;ref-type name="Journal Article"&gt;17&lt;/ref-type&gt;&lt;contributors&gt;&lt;authors&gt;&lt;author&gt;Rausell, Antonio&lt;/author&gt;&lt;author&gt;Juan, David&lt;/author&gt;&lt;author&gt;Pazos, Florencio&lt;/author&gt;&lt;author&gt;Valencia, Alfonso&lt;/author&gt;&lt;/authors&gt;&lt;/contributors&gt;&lt;titles&gt;&lt;title&gt;Protein interactions and ligand binding: from protein subfamilies to functional specificity&lt;/title&gt;&lt;secondary-title&gt;Proceedings of the National Academy of Sciences&lt;/secondary-title&gt;&lt;/titles&gt;&lt;periodical&gt;&lt;full-title&gt;Proceedings of the National Academy of Sciences&lt;/full-title&gt;&lt;/periodical&gt;&lt;pages&gt;1995-2000&lt;/pages&gt;&lt;volume&gt;107&lt;/volume&gt;&lt;number&gt;5&lt;/number&gt;&lt;dates&gt;&lt;year&gt;2010&lt;/year&gt;&lt;/dates&gt;&lt;isbn&gt;0027-8424&lt;/isbn&gt;&lt;urls&gt;&lt;/urls&gt;&lt;/record&gt;&lt;/Cite&gt;&lt;/EndNote&gt;</w:instrText>
      </w:r>
      <w:r>
        <w:rPr>
          <w:rFonts w:asciiTheme="minorBidi" w:hAnsiTheme="minorBidi" w:cstheme="minorBidi"/>
          <w:bCs/>
          <w:color w:val="FF0000"/>
          <w:sz w:val="20"/>
          <w:szCs w:val="20"/>
        </w:rPr>
        <w:fldChar w:fldCharType="separate"/>
      </w:r>
      <w:r w:rsidRPr="00257AEF">
        <w:rPr>
          <w:rFonts w:asciiTheme="minorBidi" w:hAnsiTheme="minorBidi" w:cstheme="minorBidi"/>
          <w:bCs/>
          <w:noProof/>
          <w:color w:val="FF0000"/>
          <w:sz w:val="20"/>
          <w:szCs w:val="20"/>
          <w:vertAlign w:val="superscript"/>
        </w:rPr>
        <w:t>47</w:t>
      </w:r>
      <w:r>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allowing for the identification of Specificity Determining Positions (SDPs) within the proteins. This meticulous process resulted in a final set of 28 high-quality protein families, comprising 4,405 protein models.</w:t>
      </w:r>
      <w:r>
        <w:rPr>
          <w:rFonts w:asciiTheme="minorBidi" w:hAnsiTheme="minorBidi" w:cstheme="minorBidi"/>
          <w:bCs/>
          <w:color w:val="FF0000"/>
          <w:sz w:val="20"/>
          <w:szCs w:val="20"/>
        </w:rPr>
        <w:t xml:space="preserve"> </w:t>
      </w:r>
      <w:r w:rsidRPr="007E6109">
        <w:rPr>
          <w:rFonts w:asciiTheme="minorBidi" w:hAnsiTheme="minorBidi" w:cstheme="minorBidi"/>
          <w:bCs/>
          <w:color w:val="FF0000"/>
          <w:sz w:val="20"/>
          <w:szCs w:val="20"/>
        </w:rPr>
        <w:t>For each protein in this dataset, we computed the energy profiles CPE and SPE, along with the distance between these profiles and the cosine similarity between pairs of TM-</w:t>
      </w:r>
      <w:proofErr w:type="spellStart"/>
      <w:r w:rsidRPr="007E6109">
        <w:rPr>
          <w:rFonts w:asciiTheme="minorBidi" w:hAnsiTheme="minorBidi" w:cstheme="minorBidi"/>
          <w:bCs/>
          <w:color w:val="FF0000"/>
          <w:sz w:val="20"/>
          <w:szCs w:val="20"/>
        </w:rPr>
        <w:t>Vec</w:t>
      </w:r>
      <w:proofErr w:type="spellEnd"/>
      <w:r w:rsidRPr="007E6109">
        <w:rPr>
          <w:rFonts w:asciiTheme="minorBidi" w:hAnsiTheme="minorBidi" w:cstheme="minorBidi"/>
          <w:bCs/>
          <w:color w:val="FF0000"/>
          <w:sz w:val="20"/>
          <w:szCs w:val="20"/>
        </w:rPr>
        <w:t xml:space="preserve"> representations. The 1-nearest neighbor (1-NN) method was then utilized to classify the proteins into different families. The results, shown in Table </w:t>
      </w:r>
      <w:r>
        <w:rPr>
          <w:rFonts w:asciiTheme="minorBidi" w:hAnsiTheme="minorBidi" w:cstheme="minorBidi"/>
          <w:bCs/>
          <w:color w:val="FF0000"/>
          <w:sz w:val="20"/>
          <w:szCs w:val="20"/>
        </w:rPr>
        <w:t>5</w:t>
      </w:r>
      <w:r w:rsidRPr="007E6109">
        <w:rPr>
          <w:rFonts w:asciiTheme="minorBidi" w:hAnsiTheme="minorBidi" w:cstheme="minorBidi"/>
          <w:bCs/>
          <w:color w:val="FF0000"/>
          <w:sz w:val="20"/>
          <w:szCs w:val="20"/>
        </w:rPr>
        <w:t>, include metrics for accuracy and F1-score, demonstrating the effectiveness of our model. Both methods achieved performance levels near 100%, with CPE offering faster performance.</w:t>
      </w:r>
      <w:r>
        <w:rPr>
          <w:rFonts w:asciiTheme="minorBidi" w:hAnsiTheme="minorBidi" w:cstheme="minorBidi"/>
          <w:bCs/>
          <w:color w:val="FF0000"/>
          <w:sz w:val="20"/>
          <w:szCs w:val="20"/>
        </w:rPr>
        <w:t xml:space="preserve"> </w:t>
      </w:r>
      <w:r w:rsidRPr="00A304E5">
        <w:rPr>
          <w:rFonts w:asciiTheme="minorBidi" w:hAnsiTheme="minorBidi" w:cstheme="minorBidi"/>
          <w:bCs/>
          <w:color w:val="FF0000"/>
          <w:sz w:val="20"/>
          <w:szCs w:val="20"/>
        </w:rPr>
        <w:t>Detailed outcomes of the 1-NN classification are provided in Supplementary Tables S3-S5, and the UMAP projections of SPE, CPE, and TM-</w:t>
      </w:r>
      <w:proofErr w:type="spellStart"/>
      <w:r w:rsidRPr="00A304E5">
        <w:rPr>
          <w:rFonts w:asciiTheme="minorBidi" w:hAnsiTheme="minorBidi" w:cstheme="minorBidi"/>
          <w:bCs/>
          <w:color w:val="FF0000"/>
          <w:sz w:val="20"/>
          <w:szCs w:val="20"/>
        </w:rPr>
        <w:t>Vec</w:t>
      </w:r>
      <w:proofErr w:type="spellEnd"/>
      <w:r w:rsidRPr="00A304E5">
        <w:rPr>
          <w:rFonts w:asciiTheme="minorBidi" w:hAnsiTheme="minorBidi" w:cstheme="minorBidi"/>
          <w:bCs/>
          <w:color w:val="FF0000"/>
          <w:sz w:val="20"/>
          <w:szCs w:val="20"/>
        </w:rPr>
        <w:t xml:space="preserve"> representations are displayed in Supplementary Figures S</w:t>
      </w:r>
      <w:r>
        <w:rPr>
          <w:rFonts w:asciiTheme="minorBidi" w:hAnsiTheme="minorBidi" w:cstheme="minorBidi"/>
          <w:bCs/>
          <w:color w:val="FF0000"/>
          <w:sz w:val="20"/>
          <w:szCs w:val="20"/>
        </w:rPr>
        <w:t>6</w:t>
      </w:r>
      <w:r w:rsidRPr="00A304E5">
        <w:rPr>
          <w:rFonts w:asciiTheme="minorBidi" w:hAnsiTheme="minorBidi" w:cstheme="minorBidi"/>
          <w:bCs/>
          <w:color w:val="FF0000"/>
          <w:sz w:val="20"/>
          <w:szCs w:val="20"/>
        </w:rPr>
        <w:t>-S</w:t>
      </w:r>
      <w:r>
        <w:rPr>
          <w:rFonts w:asciiTheme="minorBidi" w:hAnsiTheme="minorBidi" w:cstheme="minorBidi"/>
          <w:bCs/>
          <w:color w:val="FF0000"/>
          <w:sz w:val="20"/>
          <w:szCs w:val="20"/>
        </w:rPr>
        <w:t>8</w:t>
      </w:r>
      <w:r w:rsidRPr="00A304E5">
        <w:rPr>
          <w:rFonts w:asciiTheme="minorBidi" w:hAnsiTheme="minorBidi" w:cstheme="minorBidi"/>
          <w:bCs/>
          <w:color w:val="FF0000"/>
          <w:sz w:val="20"/>
          <w:szCs w:val="20"/>
        </w:rPr>
        <w:t>.</w:t>
      </w:r>
    </w:p>
    <w:p w14:paraId="39AD91FB" w14:textId="77777777" w:rsidR="00D4358E" w:rsidRDefault="00D4358E" w:rsidP="00D4358E">
      <w:pPr>
        <w:spacing w:line="360" w:lineRule="auto"/>
        <w:jc w:val="lowKashida"/>
        <w:rPr>
          <w:rFonts w:asciiTheme="minorBidi" w:hAnsiTheme="minorBidi" w:cstheme="minorBidi"/>
          <w:bCs/>
          <w:color w:val="FF0000"/>
          <w:sz w:val="20"/>
          <w:szCs w:val="20"/>
        </w:rPr>
      </w:pPr>
      <w:r w:rsidRPr="00A7151D">
        <w:rPr>
          <w:rFonts w:asciiTheme="minorBidi" w:hAnsiTheme="minorBidi" w:cstheme="minorBidi"/>
          <w:bCs/>
          <w:color w:val="FF0000"/>
          <w:sz w:val="20"/>
          <w:szCs w:val="20"/>
        </w:rPr>
        <w:t>The Papain-like Protease (</w:t>
      </w:r>
      <w:proofErr w:type="spellStart"/>
      <w:r w:rsidRPr="00A7151D">
        <w:rPr>
          <w:rFonts w:asciiTheme="minorBidi" w:hAnsiTheme="minorBidi" w:cstheme="minorBidi"/>
          <w:bCs/>
          <w:color w:val="FF0000"/>
          <w:sz w:val="20"/>
          <w:szCs w:val="20"/>
        </w:rPr>
        <w:t>PLPro</w:t>
      </w:r>
      <w:proofErr w:type="spellEnd"/>
      <w:r w:rsidRPr="00A7151D">
        <w:rPr>
          <w:rFonts w:asciiTheme="minorBidi" w:hAnsiTheme="minorBidi" w:cstheme="minorBidi"/>
          <w:bCs/>
          <w:color w:val="FF0000"/>
          <w:sz w:val="20"/>
          <w:szCs w:val="20"/>
        </w:rPr>
        <w:t xml:space="preserve">) domain plays a crucial role in viral replication by catalyzing the proteolysis of viral polyproteins. In addition, </w:t>
      </w:r>
      <w:proofErr w:type="spellStart"/>
      <w:r w:rsidRPr="00A7151D">
        <w:rPr>
          <w:rFonts w:asciiTheme="minorBidi" w:hAnsiTheme="minorBidi" w:cstheme="minorBidi"/>
          <w:bCs/>
          <w:color w:val="FF0000"/>
          <w:sz w:val="20"/>
          <w:szCs w:val="20"/>
        </w:rPr>
        <w:t>PLPro</w:t>
      </w:r>
      <w:proofErr w:type="spellEnd"/>
      <w:r w:rsidRPr="00A7151D">
        <w:rPr>
          <w:rFonts w:asciiTheme="minorBidi" w:hAnsiTheme="minorBidi" w:cstheme="minorBidi"/>
          <w:bCs/>
          <w:color w:val="FF0000"/>
          <w:sz w:val="20"/>
          <w:szCs w:val="20"/>
        </w:rPr>
        <w:t xml:space="preserve"> interacts with two host proteins, ubiquitin (</w:t>
      </w:r>
      <w:proofErr w:type="spellStart"/>
      <w:r w:rsidRPr="00A7151D">
        <w:rPr>
          <w:rFonts w:asciiTheme="minorBidi" w:hAnsiTheme="minorBidi" w:cstheme="minorBidi"/>
          <w:bCs/>
          <w:color w:val="FF0000"/>
          <w:sz w:val="20"/>
          <w:szCs w:val="20"/>
        </w:rPr>
        <w:t>Ub</w:t>
      </w:r>
      <w:proofErr w:type="spellEnd"/>
      <w:r w:rsidRPr="00A7151D">
        <w:rPr>
          <w:rFonts w:asciiTheme="minorBidi" w:hAnsiTheme="minorBidi" w:cstheme="minorBidi"/>
          <w:bCs/>
          <w:color w:val="FF0000"/>
          <w:sz w:val="20"/>
          <w:szCs w:val="20"/>
        </w:rPr>
        <w:t xml:space="preserve">) and the ubiquitin-like interferon-stimulated gene 15 protein (ISG15), allowing the virus to evade or weaken the host immune response. In this dataset, </w:t>
      </w:r>
      <w:proofErr w:type="spellStart"/>
      <w:r w:rsidRPr="00A7151D">
        <w:rPr>
          <w:rFonts w:asciiTheme="minorBidi" w:hAnsiTheme="minorBidi" w:cstheme="minorBidi"/>
          <w:bCs/>
          <w:color w:val="FF0000"/>
          <w:sz w:val="20"/>
          <w:szCs w:val="20"/>
        </w:rPr>
        <w:t>PLPro</w:t>
      </w:r>
      <w:proofErr w:type="spellEnd"/>
      <w:r w:rsidRPr="00A7151D">
        <w:rPr>
          <w:rFonts w:asciiTheme="minorBidi" w:hAnsiTheme="minorBidi" w:cstheme="minorBidi"/>
          <w:bCs/>
          <w:color w:val="FF0000"/>
          <w:sz w:val="20"/>
          <w:szCs w:val="20"/>
        </w:rPr>
        <w:t xml:space="preserve"> </w:t>
      </w:r>
      <w:r>
        <w:rPr>
          <w:rFonts w:asciiTheme="minorBidi" w:hAnsiTheme="minorBidi" w:cstheme="minorBidi"/>
          <w:bCs/>
          <w:color w:val="FF0000"/>
          <w:sz w:val="20"/>
          <w:szCs w:val="20"/>
        </w:rPr>
        <w:t>wa</w:t>
      </w:r>
      <w:r w:rsidRPr="00A7151D">
        <w:rPr>
          <w:rFonts w:asciiTheme="minorBidi" w:hAnsiTheme="minorBidi" w:cstheme="minorBidi"/>
          <w:bCs/>
          <w:color w:val="FF0000"/>
          <w:sz w:val="20"/>
          <w:szCs w:val="20"/>
        </w:rPr>
        <w:t xml:space="preserve">s divided into four subfamilies aligned with the </w:t>
      </w:r>
      <w:proofErr w:type="spellStart"/>
      <w:r w:rsidRPr="00A7151D">
        <w:rPr>
          <w:rFonts w:asciiTheme="minorBidi" w:hAnsiTheme="minorBidi" w:cstheme="minorBidi"/>
          <w:bCs/>
          <w:color w:val="FF0000"/>
          <w:sz w:val="20"/>
          <w:szCs w:val="20"/>
        </w:rPr>
        <w:t>Betacoronavirus</w:t>
      </w:r>
      <w:proofErr w:type="spellEnd"/>
      <w:r w:rsidRPr="00A7151D">
        <w:rPr>
          <w:rFonts w:asciiTheme="minorBidi" w:hAnsiTheme="minorBidi" w:cstheme="minorBidi"/>
          <w:bCs/>
          <w:color w:val="FF0000"/>
          <w:sz w:val="20"/>
          <w:szCs w:val="20"/>
        </w:rPr>
        <w:t xml:space="preserve"> subgenera: </w:t>
      </w:r>
      <w:proofErr w:type="spellStart"/>
      <w:r w:rsidRPr="00A7151D">
        <w:rPr>
          <w:rFonts w:asciiTheme="minorBidi" w:hAnsiTheme="minorBidi" w:cstheme="minorBidi"/>
          <w:bCs/>
          <w:color w:val="FF0000"/>
          <w:sz w:val="20"/>
          <w:szCs w:val="20"/>
        </w:rPr>
        <w:t>Sarbecovirus</w:t>
      </w:r>
      <w:proofErr w:type="spellEnd"/>
      <w:r w:rsidRPr="00A7151D">
        <w:rPr>
          <w:rFonts w:asciiTheme="minorBidi" w:hAnsiTheme="minorBidi" w:cstheme="minorBidi"/>
          <w:bCs/>
          <w:color w:val="FF0000"/>
          <w:sz w:val="20"/>
          <w:szCs w:val="20"/>
        </w:rPr>
        <w:t xml:space="preserve"> (n = 31), </w:t>
      </w:r>
      <w:proofErr w:type="spellStart"/>
      <w:r w:rsidRPr="00A7151D">
        <w:rPr>
          <w:rFonts w:asciiTheme="minorBidi" w:hAnsiTheme="minorBidi" w:cstheme="minorBidi"/>
          <w:bCs/>
          <w:color w:val="FF0000"/>
          <w:sz w:val="20"/>
          <w:szCs w:val="20"/>
        </w:rPr>
        <w:t>Nobecovirus</w:t>
      </w:r>
      <w:proofErr w:type="spellEnd"/>
      <w:r w:rsidRPr="00A7151D">
        <w:rPr>
          <w:rFonts w:asciiTheme="minorBidi" w:hAnsiTheme="minorBidi" w:cstheme="minorBidi"/>
          <w:bCs/>
          <w:color w:val="FF0000"/>
          <w:sz w:val="20"/>
          <w:szCs w:val="20"/>
        </w:rPr>
        <w:t xml:space="preserve"> (n = 11), </w:t>
      </w:r>
      <w:proofErr w:type="spellStart"/>
      <w:r w:rsidRPr="00A7151D">
        <w:rPr>
          <w:rFonts w:asciiTheme="minorBidi" w:hAnsiTheme="minorBidi" w:cstheme="minorBidi"/>
          <w:bCs/>
          <w:color w:val="FF0000"/>
          <w:sz w:val="20"/>
          <w:szCs w:val="20"/>
        </w:rPr>
        <w:t>Merbecovirus</w:t>
      </w:r>
      <w:proofErr w:type="spellEnd"/>
      <w:r w:rsidRPr="00A7151D">
        <w:rPr>
          <w:rFonts w:asciiTheme="minorBidi" w:hAnsiTheme="minorBidi" w:cstheme="minorBidi"/>
          <w:bCs/>
          <w:color w:val="FF0000"/>
          <w:sz w:val="20"/>
          <w:szCs w:val="20"/>
        </w:rPr>
        <w:t xml:space="preserve"> (n = 35), and </w:t>
      </w:r>
      <w:proofErr w:type="spellStart"/>
      <w:r w:rsidRPr="00A7151D">
        <w:rPr>
          <w:rFonts w:asciiTheme="minorBidi" w:hAnsiTheme="minorBidi" w:cstheme="minorBidi"/>
          <w:bCs/>
          <w:color w:val="FF0000"/>
          <w:sz w:val="20"/>
          <w:szCs w:val="20"/>
        </w:rPr>
        <w:t>Embecovirus</w:t>
      </w:r>
      <w:proofErr w:type="spellEnd"/>
      <w:r w:rsidRPr="00A7151D">
        <w:rPr>
          <w:rFonts w:asciiTheme="minorBidi" w:hAnsiTheme="minorBidi" w:cstheme="minorBidi"/>
          <w:bCs/>
          <w:color w:val="FF0000"/>
          <w:sz w:val="20"/>
          <w:szCs w:val="20"/>
        </w:rPr>
        <w:t xml:space="preserve"> (n = 45)</w:t>
      </w:r>
      <w:r w:rsidRPr="004A0606">
        <w:rPr>
          <w:rFonts w:asciiTheme="minorBidi" w:hAnsiTheme="minorBidi" w:cstheme="minorBidi"/>
          <w:bCs/>
          <w:color w:val="FF0000"/>
          <w:sz w:val="20"/>
          <w:szCs w:val="20"/>
        </w:rPr>
        <w:t xml:space="preserve"> </w:t>
      </w:r>
      <w:r>
        <w:rPr>
          <w:rFonts w:asciiTheme="minorBidi" w:hAnsiTheme="minorBidi" w:cstheme="minorBidi"/>
          <w:bCs/>
          <w:color w:val="FF0000"/>
          <w:sz w:val="20"/>
          <w:szCs w:val="20"/>
        </w:rPr>
        <w:fldChar w:fldCharType="begin"/>
      </w:r>
      <w:r>
        <w:rPr>
          <w:rFonts w:asciiTheme="minorBidi" w:hAnsiTheme="minorBidi" w:cstheme="minorBidi"/>
          <w:bCs/>
          <w:color w:val="FF0000"/>
          <w:sz w:val="20"/>
          <w:szCs w:val="20"/>
        </w:rPr>
        <w:instrText xml:space="preserve"> ADDIN EN.CITE &lt;EndNote&gt;&lt;Cite&gt;&lt;Author&gt;Freiberger&lt;/Author&gt;&lt;Year&gt;2023&lt;/Year&gt;&lt;RecNum&gt;110&lt;/RecNum&gt;&lt;DisplayText&gt;&lt;style face="superscript"&gt;23&lt;/style&gt;&lt;/DisplayText&gt;&lt;record&gt;&lt;rec-number&gt;110&lt;/rec-number&gt;&lt;foreign-keys&gt;&lt;key app="EN" db-id="wxt0aspe0sssdue5pvev2tehtefzv5wwz2vx" timestamp="1728309490"&gt;110&lt;/key&gt;&lt;/foreign-keys&gt;&lt;ref-type name="Journal Article"&gt;17&lt;/ref-type&gt;&lt;contributors&gt;&lt;authors&gt;&lt;author&gt;Freiberger, Maria I.&lt;/author&gt;&lt;author&gt;Ruiz-Serra, Victoria&lt;/author&gt;&lt;author&gt;Pontes, Camila&lt;/author&gt;&lt;author&gt;Romero-Durana, Miguel&lt;/author&gt;&lt;author&gt;Galaz-Davison, Pablo&lt;/author&gt;&lt;author&gt;Ramírez-Sarmiento, Cesar A.&lt;/author&gt;&lt;author&gt;Schuster, Claudio D.&lt;/author&gt;&lt;author&gt;Marti, Marcelo A.&lt;/author&gt;&lt;author&gt;Wolynes, Peter G.&lt;/author&gt;&lt;author&gt;Ferreiro, Diego U.&lt;/author&gt;&lt;author&gt;Parra, R. Gonzalo&lt;/author&gt;&lt;author&gt;Valencia, Alfonso&lt;/author&gt;&lt;/authors&gt;&lt;/contributors&gt;&lt;titles&gt;&lt;title&gt;Local energetic frustration conservation in protein families and superfamilies&lt;/title&gt;&lt;secondary-title&gt;Nature Communications&lt;/secondary-title&gt;&lt;/titles&gt;&lt;periodical&gt;&lt;full-title&gt;Nature Communications&lt;/full-title&gt;&lt;/periodical&gt;&lt;pages&gt;8379&lt;/pages&gt;&lt;volume&gt;14&lt;/volume&gt;&lt;number&gt;1&lt;/number&gt;&lt;dates&gt;&lt;year&gt;2023&lt;/year&gt;&lt;pub-dates&gt;&lt;date&gt;2023/12/16&lt;/date&gt;&lt;/pub-dates&gt;&lt;/dates&gt;&lt;isbn&gt;2041-1723&lt;/isbn&gt;&lt;urls&gt;&lt;related-urls&gt;&lt;url&gt;https://doi.org/10.1038/s41467-023-43801-2&lt;/url&gt;&lt;/related-urls&gt;&lt;/urls&gt;&lt;electronic-resource-num&gt;10.1038/s41467-023-43801-2&lt;/electronic-resource-num&gt;&lt;/record&gt;&lt;/Cite&gt;&lt;/EndNote&gt;</w:instrText>
      </w:r>
      <w:r>
        <w:rPr>
          <w:rFonts w:asciiTheme="minorBidi" w:hAnsiTheme="minorBidi" w:cstheme="minorBidi"/>
          <w:bCs/>
          <w:color w:val="FF0000"/>
          <w:sz w:val="20"/>
          <w:szCs w:val="20"/>
        </w:rPr>
        <w:fldChar w:fldCharType="separate"/>
      </w:r>
      <w:r w:rsidRPr="001B324D">
        <w:rPr>
          <w:rFonts w:asciiTheme="minorBidi" w:hAnsiTheme="minorBidi" w:cstheme="minorBidi"/>
          <w:bCs/>
          <w:noProof/>
          <w:color w:val="FF0000"/>
          <w:sz w:val="20"/>
          <w:szCs w:val="20"/>
          <w:vertAlign w:val="superscript"/>
        </w:rPr>
        <w:t>23</w:t>
      </w:r>
      <w:r>
        <w:rPr>
          <w:rFonts w:asciiTheme="minorBidi" w:hAnsiTheme="minorBidi" w:cstheme="minorBidi"/>
          <w:bCs/>
          <w:color w:val="FF0000"/>
          <w:sz w:val="20"/>
          <w:szCs w:val="20"/>
        </w:rPr>
        <w:fldChar w:fldCharType="end"/>
      </w:r>
      <w:r w:rsidRPr="00A7151D">
        <w:rPr>
          <w:rFonts w:asciiTheme="minorBidi" w:hAnsiTheme="minorBidi" w:cstheme="minorBidi"/>
          <w:bCs/>
          <w:color w:val="FF0000"/>
          <w:sz w:val="20"/>
          <w:szCs w:val="20"/>
        </w:rPr>
        <w:t>. The UMAP representation for both CPE and SPE is shown in Fig</w:t>
      </w:r>
      <w:r>
        <w:rPr>
          <w:rFonts w:asciiTheme="minorBidi" w:hAnsiTheme="minorBidi" w:cstheme="minorBidi"/>
          <w:bCs/>
          <w:color w:val="FF0000"/>
          <w:sz w:val="20"/>
          <w:szCs w:val="20"/>
        </w:rPr>
        <w:t>.</w:t>
      </w:r>
      <w:r w:rsidRPr="00A7151D">
        <w:rPr>
          <w:rFonts w:asciiTheme="minorBidi" w:hAnsiTheme="minorBidi" w:cstheme="minorBidi"/>
          <w:bCs/>
          <w:color w:val="FF0000"/>
          <w:sz w:val="20"/>
          <w:szCs w:val="20"/>
        </w:rPr>
        <w:t xml:space="preserve"> </w:t>
      </w:r>
      <w:r>
        <w:rPr>
          <w:rFonts w:asciiTheme="minorBidi" w:hAnsiTheme="minorBidi" w:cstheme="minorBidi"/>
          <w:bCs/>
          <w:color w:val="FF0000"/>
          <w:sz w:val="20"/>
          <w:szCs w:val="20"/>
        </w:rPr>
        <w:t>13</w:t>
      </w:r>
      <w:r w:rsidRPr="00A7151D">
        <w:rPr>
          <w:rFonts w:asciiTheme="minorBidi" w:hAnsiTheme="minorBidi" w:cstheme="minorBidi"/>
          <w:bCs/>
          <w:color w:val="FF0000"/>
          <w:sz w:val="20"/>
          <w:szCs w:val="20"/>
        </w:rPr>
        <w:t>, where proteins from each subfamily are clearly clustered together.</w:t>
      </w:r>
    </w:p>
    <w:p w14:paraId="33EE59BD" w14:textId="77777777" w:rsidR="00D4358E" w:rsidRDefault="00D4358E" w:rsidP="00D4358E">
      <w:pPr>
        <w:rPr>
          <w:rFonts w:asciiTheme="minorBidi" w:hAnsiTheme="minorBidi" w:cstheme="minorBidi"/>
          <w:color w:val="000000" w:themeColor="text1"/>
          <w:sz w:val="20"/>
          <w:szCs w:val="20"/>
        </w:rPr>
      </w:pPr>
    </w:p>
    <w:p w14:paraId="59F574C3" w14:textId="77777777" w:rsidR="00D4358E" w:rsidRDefault="00D4358E" w:rsidP="00D4358E">
      <w:pPr>
        <w:rPr>
          <w:rFonts w:asciiTheme="minorBidi" w:hAnsiTheme="minorBidi" w:cstheme="minorBidi"/>
          <w:color w:val="000000" w:themeColor="text1"/>
          <w:sz w:val="20"/>
          <w:szCs w:val="20"/>
        </w:rPr>
      </w:pPr>
    </w:p>
    <w:p w14:paraId="388D3328" w14:textId="77777777" w:rsidR="00D4358E" w:rsidRPr="00A7151D" w:rsidRDefault="00D4358E" w:rsidP="00D4358E">
      <w:pPr>
        <w:rPr>
          <w:rFonts w:asciiTheme="minorBidi" w:hAnsiTheme="minorBidi" w:cstheme="minorBidi"/>
          <w:color w:val="FF0000"/>
          <w:sz w:val="20"/>
          <w:szCs w:val="20"/>
        </w:rPr>
      </w:pPr>
      <w:r w:rsidRPr="00283314">
        <w:rPr>
          <w:rFonts w:asciiTheme="minorBidi" w:hAnsiTheme="minorBidi" w:cstheme="minorBidi"/>
          <w:b/>
          <w:bCs/>
          <w:color w:val="FF0000"/>
          <w:sz w:val="20"/>
          <w:szCs w:val="20"/>
        </w:rPr>
        <w:t xml:space="preserve">Table </w:t>
      </w:r>
      <w:r>
        <w:rPr>
          <w:rFonts w:asciiTheme="minorBidi" w:hAnsiTheme="minorBidi" w:cstheme="minorBidi"/>
          <w:b/>
          <w:bCs/>
          <w:color w:val="FF0000"/>
          <w:sz w:val="20"/>
          <w:szCs w:val="20"/>
        </w:rPr>
        <w:t>5</w:t>
      </w:r>
      <w:r w:rsidRPr="00283314">
        <w:rPr>
          <w:rFonts w:asciiTheme="minorBidi" w:hAnsiTheme="minorBidi" w:cstheme="minorBidi"/>
          <w:b/>
          <w:bCs/>
          <w:color w:val="FF0000"/>
          <w:sz w:val="20"/>
          <w:szCs w:val="20"/>
        </w:rPr>
        <w:t xml:space="preserve"> | </w:t>
      </w:r>
      <w:r w:rsidRPr="00A7151D">
        <w:rPr>
          <w:rFonts w:asciiTheme="minorBidi" w:hAnsiTheme="minorBidi" w:cstheme="minorBidi"/>
          <w:bCs/>
          <w:color w:val="FF0000"/>
          <w:sz w:val="20"/>
          <w:szCs w:val="20"/>
        </w:rPr>
        <w:t>Large</w:t>
      </w:r>
      <w:r w:rsidRPr="00A7151D">
        <w:rPr>
          <w:rFonts w:asciiTheme="minorBidi" w:hAnsiTheme="minorBidi" w:cstheme="minorBidi"/>
          <w:color w:val="FF0000"/>
          <w:sz w:val="20"/>
          <w:szCs w:val="20"/>
        </w:rPr>
        <w:t xml:space="preserve"> Scale: Analysis of the SARS-CoV-2 Proteome across 28 families, encompassing 4,405 proteins. The overall accuracy, F1 score, and computation time for detecting families using the 1-NN classifier.</w:t>
      </w:r>
    </w:p>
    <w:p w14:paraId="1BF068F7" w14:textId="77777777" w:rsidR="00D4358E" w:rsidRPr="00F7521A" w:rsidRDefault="00D4358E" w:rsidP="00D4358E">
      <w:pPr>
        <w:rPr>
          <w:rFonts w:asciiTheme="minorBidi" w:hAnsiTheme="minorBidi" w:cstheme="minorBidi"/>
          <w:color w:val="FF0000"/>
          <w:sz w:val="20"/>
          <w:szCs w:val="20"/>
        </w:rPr>
      </w:pPr>
    </w:p>
    <w:p w14:paraId="70F780A1" w14:textId="77777777" w:rsidR="00D4358E" w:rsidRPr="00283314" w:rsidRDefault="00D4358E" w:rsidP="00D4358E">
      <w:pPr>
        <w:rPr>
          <w:rFonts w:asciiTheme="minorBidi" w:hAnsiTheme="minorBidi" w:cstheme="minorBidi"/>
          <w:color w:val="FF0000"/>
          <w:sz w:val="20"/>
          <w:szCs w:val="20"/>
        </w:rPr>
      </w:pPr>
    </w:p>
    <w:tbl>
      <w:tblPr>
        <w:tblW w:w="4649" w:type="dxa"/>
        <w:jc w:val="center"/>
        <w:tblLayout w:type="fixed"/>
        <w:tblCellMar>
          <w:left w:w="100" w:type="dxa"/>
          <w:right w:w="100" w:type="dxa"/>
        </w:tblCellMar>
        <w:tblLook w:val="04A0" w:firstRow="1" w:lastRow="0" w:firstColumn="1" w:lastColumn="0" w:noHBand="0" w:noVBand="1"/>
      </w:tblPr>
      <w:tblGrid>
        <w:gridCol w:w="1065"/>
        <w:gridCol w:w="1138"/>
        <w:gridCol w:w="1232"/>
        <w:gridCol w:w="1214"/>
      </w:tblGrid>
      <w:tr w:rsidR="00D4358E" w14:paraId="01D0EC93" w14:textId="77777777" w:rsidTr="0050571A">
        <w:trPr>
          <w:trHeight w:val="276"/>
          <w:jc w:val="center"/>
        </w:trPr>
        <w:tc>
          <w:tcPr>
            <w:tcW w:w="1065" w:type="dxa"/>
            <w:tcBorders>
              <w:top w:val="single" w:sz="8" w:space="0" w:color="000000"/>
              <w:left w:val="single" w:sz="8" w:space="0" w:color="000000"/>
              <w:bottom w:val="single" w:sz="8" w:space="0" w:color="000000"/>
              <w:right w:val="single" w:sz="8" w:space="0" w:color="000000"/>
            </w:tcBorders>
            <w:vAlign w:val="center"/>
          </w:tcPr>
          <w:p w14:paraId="620E8378" w14:textId="77777777" w:rsidR="00D4358E" w:rsidRPr="00E0463C" w:rsidRDefault="00D4358E" w:rsidP="0050571A">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Method</w:t>
            </w:r>
          </w:p>
        </w:tc>
        <w:tc>
          <w:tcPr>
            <w:tcW w:w="1138" w:type="dxa"/>
            <w:tcBorders>
              <w:top w:val="single" w:sz="8" w:space="0" w:color="000000"/>
              <w:left w:val="single" w:sz="8" w:space="0" w:color="000000"/>
              <w:bottom w:val="single" w:sz="8" w:space="0" w:color="000000"/>
              <w:right w:val="single" w:sz="8" w:space="0" w:color="000000"/>
            </w:tcBorders>
            <w:vAlign w:val="center"/>
          </w:tcPr>
          <w:p w14:paraId="61D66A7C" w14:textId="77777777" w:rsidR="00D4358E" w:rsidRPr="00E0463C" w:rsidRDefault="00D4358E" w:rsidP="0050571A">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Time</w:t>
            </w:r>
            <w:r>
              <w:rPr>
                <w:rFonts w:asciiTheme="minorBidi" w:hAnsiTheme="minorBidi" w:cstheme="minorBidi"/>
                <w:b/>
                <w:bCs/>
                <w:color w:val="FF0000"/>
                <w:sz w:val="16"/>
                <w:szCs w:val="16"/>
              </w:rPr>
              <w:t xml:space="preserve"> (Sec)</w:t>
            </w:r>
          </w:p>
        </w:tc>
        <w:tc>
          <w:tcPr>
            <w:tcW w:w="1232" w:type="dxa"/>
            <w:tcBorders>
              <w:top w:val="single" w:sz="8" w:space="0" w:color="000000"/>
              <w:left w:val="single" w:sz="8" w:space="0" w:color="000000"/>
              <w:bottom w:val="single" w:sz="8" w:space="0" w:color="000000"/>
              <w:right w:val="single" w:sz="8" w:space="0" w:color="000000"/>
            </w:tcBorders>
            <w:vAlign w:val="center"/>
          </w:tcPr>
          <w:p w14:paraId="79BFF35B" w14:textId="77777777" w:rsidR="00D4358E" w:rsidRPr="00E0463C" w:rsidRDefault="00D4358E" w:rsidP="0050571A">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Accuracy</w:t>
            </w:r>
          </w:p>
        </w:tc>
        <w:tc>
          <w:tcPr>
            <w:tcW w:w="1214" w:type="dxa"/>
            <w:tcBorders>
              <w:top w:val="single" w:sz="8" w:space="0" w:color="000000"/>
              <w:left w:val="single" w:sz="8" w:space="0" w:color="000000"/>
              <w:bottom w:val="single" w:sz="8" w:space="0" w:color="000000"/>
              <w:right w:val="single" w:sz="8" w:space="0" w:color="000000"/>
            </w:tcBorders>
            <w:vAlign w:val="center"/>
          </w:tcPr>
          <w:p w14:paraId="53E7E1DE" w14:textId="77777777" w:rsidR="00D4358E" w:rsidRPr="00E0463C" w:rsidRDefault="00D4358E" w:rsidP="0050571A">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F1 Measure</w:t>
            </w:r>
          </w:p>
        </w:tc>
      </w:tr>
      <w:tr w:rsidR="00D4358E" w14:paraId="126186D5" w14:textId="77777777" w:rsidTr="0050571A">
        <w:trPr>
          <w:trHeight w:val="250"/>
          <w:jc w:val="center"/>
        </w:trPr>
        <w:tc>
          <w:tcPr>
            <w:tcW w:w="1065" w:type="dxa"/>
            <w:tcBorders>
              <w:top w:val="single" w:sz="8" w:space="0" w:color="000000"/>
              <w:left w:val="single" w:sz="8" w:space="0" w:color="000000"/>
              <w:bottom w:val="single" w:sz="8" w:space="0" w:color="000000"/>
              <w:right w:val="single" w:sz="8" w:space="0" w:color="000000"/>
            </w:tcBorders>
            <w:vAlign w:val="center"/>
          </w:tcPr>
          <w:p w14:paraId="47107E98" w14:textId="77777777" w:rsidR="00D4358E" w:rsidRPr="00E0463C" w:rsidRDefault="00D4358E" w:rsidP="0050571A">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 xml:space="preserve">CPE </w:t>
            </w:r>
          </w:p>
        </w:tc>
        <w:tc>
          <w:tcPr>
            <w:tcW w:w="1138" w:type="dxa"/>
            <w:tcBorders>
              <w:top w:val="single" w:sz="8" w:space="0" w:color="000000"/>
              <w:left w:val="single" w:sz="8" w:space="0" w:color="000000"/>
              <w:bottom w:val="single" w:sz="8" w:space="0" w:color="000000"/>
              <w:right w:val="single" w:sz="8" w:space="0" w:color="000000"/>
            </w:tcBorders>
            <w:vAlign w:val="center"/>
          </w:tcPr>
          <w:p w14:paraId="5ED57A17" w14:textId="77777777" w:rsidR="00D4358E" w:rsidRPr="00E0463C" w:rsidRDefault="00D4358E" w:rsidP="0050571A">
            <w:pPr>
              <w:widowControl w:val="0"/>
              <w:ind w:left="80"/>
              <w:jc w:val="center"/>
              <w:rPr>
                <w:color w:val="FF0000"/>
              </w:rPr>
            </w:pPr>
            <w:r w:rsidRPr="00E0463C">
              <w:rPr>
                <w:rFonts w:asciiTheme="minorBidi" w:hAnsiTheme="minorBidi" w:cstheme="minorBidi"/>
                <w:color w:val="FF0000"/>
                <w:sz w:val="16"/>
                <w:szCs w:val="16"/>
              </w:rPr>
              <w:t xml:space="preserve">49 </w:t>
            </w:r>
          </w:p>
        </w:tc>
        <w:tc>
          <w:tcPr>
            <w:tcW w:w="1232" w:type="dxa"/>
            <w:tcBorders>
              <w:top w:val="single" w:sz="8" w:space="0" w:color="000000"/>
              <w:left w:val="single" w:sz="8" w:space="0" w:color="000000"/>
              <w:bottom w:val="single" w:sz="8" w:space="0" w:color="000000"/>
              <w:right w:val="single" w:sz="8" w:space="0" w:color="000000"/>
            </w:tcBorders>
            <w:vAlign w:val="center"/>
          </w:tcPr>
          <w:p w14:paraId="3EB9B247" w14:textId="77777777" w:rsidR="00D4358E" w:rsidRPr="00E0463C" w:rsidRDefault="00D4358E" w:rsidP="0050571A">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0.9968</w:t>
            </w:r>
          </w:p>
        </w:tc>
        <w:tc>
          <w:tcPr>
            <w:tcW w:w="1214" w:type="dxa"/>
            <w:tcBorders>
              <w:top w:val="single" w:sz="8" w:space="0" w:color="000000"/>
              <w:left w:val="single" w:sz="8" w:space="0" w:color="000000"/>
              <w:bottom w:val="single" w:sz="8" w:space="0" w:color="000000"/>
              <w:right w:val="single" w:sz="8" w:space="0" w:color="000000"/>
            </w:tcBorders>
            <w:vAlign w:val="center"/>
          </w:tcPr>
          <w:p w14:paraId="74F9132C" w14:textId="77777777" w:rsidR="00D4358E" w:rsidRPr="00E0463C" w:rsidRDefault="00D4358E" w:rsidP="0050571A">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0.9946</w:t>
            </w:r>
          </w:p>
        </w:tc>
      </w:tr>
      <w:tr w:rsidR="00D4358E" w14:paraId="7D057444" w14:textId="77777777" w:rsidTr="0050571A">
        <w:trPr>
          <w:trHeight w:val="313"/>
          <w:jc w:val="center"/>
        </w:trPr>
        <w:tc>
          <w:tcPr>
            <w:tcW w:w="1065" w:type="dxa"/>
            <w:tcBorders>
              <w:top w:val="single" w:sz="8" w:space="0" w:color="000000"/>
              <w:left w:val="single" w:sz="8" w:space="0" w:color="000000"/>
              <w:bottom w:val="single" w:sz="8" w:space="0" w:color="000000"/>
              <w:right w:val="single" w:sz="8" w:space="0" w:color="000000"/>
            </w:tcBorders>
            <w:vAlign w:val="center"/>
          </w:tcPr>
          <w:p w14:paraId="427E58FE" w14:textId="77777777" w:rsidR="00D4358E" w:rsidRPr="00E0463C" w:rsidRDefault="00D4358E" w:rsidP="0050571A">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 xml:space="preserve">SPE </w:t>
            </w:r>
          </w:p>
        </w:tc>
        <w:tc>
          <w:tcPr>
            <w:tcW w:w="1138" w:type="dxa"/>
            <w:tcBorders>
              <w:top w:val="single" w:sz="8" w:space="0" w:color="000000"/>
              <w:left w:val="single" w:sz="8" w:space="0" w:color="000000"/>
              <w:bottom w:val="single" w:sz="8" w:space="0" w:color="000000"/>
              <w:right w:val="single" w:sz="8" w:space="0" w:color="000000"/>
            </w:tcBorders>
            <w:vAlign w:val="center"/>
          </w:tcPr>
          <w:p w14:paraId="0428EA49" w14:textId="77777777" w:rsidR="00D4358E" w:rsidRPr="00E0463C" w:rsidRDefault="00D4358E" w:rsidP="0050571A">
            <w:pPr>
              <w:widowControl w:val="0"/>
              <w:ind w:left="80"/>
              <w:jc w:val="center"/>
              <w:rPr>
                <w:color w:val="FF0000"/>
              </w:rPr>
            </w:pPr>
            <w:r w:rsidRPr="00E0463C">
              <w:rPr>
                <w:rFonts w:asciiTheme="minorBidi" w:hAnsiTheme="minorBidi" w:cstheme="minorBidi"/>
                <w:color w:val="FF0000"/>
                <w:sz w:val="16"/>
                <w:szCs w:val="16"/>
              </w:rPr>
              <w:t xml:space="preserve">2715 </w:t>
            </w:r>
          </w:p>
        </w:tc>
        <w:tc>
          <w:tcPr>
            <w:tcW w:w="1232" w:type="dxa"/>
            <w:tcBorders>
              <w:top w:val="single" w:sz="8" w:space="0" w:color="000000"/>
              <w:left w:val="single" w:sz="8" w:space="0" w:color="000000"/>
              <w:bottom w:val="single" w:sz="8" w:space="0" w:color="000000"/>
              <w:right w:val="single" w:sz="8" w:space="0" w:color="000000"/>
            </w:tcBorders>
            <w:vAlign w:val="center"/>
          </w:tcPr>
          <w:p w14:paraId="30B0961D" w14:textId="77777777" w:rsidR="00D4358E" w:rsidRPr="00E0463C" w:rsidRDefault="00D4358E" w:rsidP="0050571A">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0.9973</w:t>
            </w:r>
          </w:p>
        </w:tc>
        <w:tc>
          <w:tcPr>
            <w:tcW w:w="1214" w:type="dxa"/>
            <w:tcBorders>
              <w:top w:val="single" w:sz="8" w:space="0" w:color="000000"/>
              <w:left w:val="single" w:sz="8" w:space="0" w:color="000000"/>
              <w:bottom w:val="single" w:sz="8" w:space="0" w:color="000000"/>
              <w:right w:val="single" w:sz="8" w:space="0" w:color="000000"/>
            </w:tcBorders>
            <w:vAlign w:val="center"/>
          </w:tcPr>
          <w:p w14:paraId="017B94BB" w14:textId="77777777" w:rsidR="00D4358E" w:rsidRPr="00E0463C" w:rsidRDefault="00D4358E" w:rsidP="0050571A">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w:t>
            </w:r>
            <w:r>
              <w:rPr>
                <w:rFonts w:asciiTheme="minorBidi" w:hAnsiTheme="minorBidi" w:cstheme="minorBidi"/>
                <w:color w:val="FF0000"/>
                <w:sz w:val="16"/>
                <w:szCs w:val="16"/>
              </w:rPr>
              <w:t>03</w:t>
            </w:r>
          </w:p>
        </w:tc>
      </w:tr>
      <w:tr w:rsidR="00D4358E" w14:paraId="051487DB" w14:textId="77777777" w:rsidTr="0050571A">
        <w:trPr>
          <w:trHeight w:val="349"/>
          <w:jc w:val="center"/>
        </w:trPr>
        <w:tc>
          <w:tcPr>
            <w:tcW w:w="1065" w:type="dxa"/>
            <w:tcBorders>
              <w:top w:val="single" w:sz="8" w:space="0" w:color="000000"/>
              <w:left w:val="single" w:sz="8" w:space="0" w:color="000000"/>
              <w:bottom w:val="single" w:sz="8" w:space="0" w:color="000000"/>
              <w:right w:val="single" w:sz="8" w:space="0" w:color="000000"/>
            </w:tcBorders>
            <w:vAlign w:val="center"/>
          </w:tcPr>
          <w:p w14:paraId="554A4698" w14:textId="77777777" w:rsidR="00D4358E" w:rsidRPr="00E0463C" w:rsidRDefault="00D4358E" w:rsidP="0050571A">
            <w:pPr>
              <w:widowControl w:val="0"/>
              <w:ind w:left="80"/>
              <w:jc w:val="center"/>
              <w:rPr>
                <w:rFonts w:asciiTheme="minorBidi" w:hAnsiTheme="minorBidi" w:cstheme="minorBidi"/>
                <w:color w:val="FF0000"/>
                <w:sz w:val="16"/>
                <w:szCs w:val="16"/>
              </w:rPr>
            </w:pPr>
            <w:proofErr w:type="spellStart"/>
            <w:r w:rsidRPr="00E0463C">
              <w:rPr>
                <w:rFonts w:asciiTheme="minorBidi" w:hAnsiTheme="minorBidi" w:cstheme="minorBidi"/>
                <w:b/>
                <w:bCs/>
                <w:color w:val="FF0000"/>
                <w:sz w:val="16"/>
                <w:szCs w:val="16"/>
              </w:rPr>
              <w:t>TM_Vec</w:t>
            </w:r>
            <w:proofErr w:type="spellEnd"/>
            <w:r w:rsidRPr="00E0463C">
              <w:rPr>
                <w:rFonts w:asciiTheme="minorBidi" w:hAnsiTheme="minorBidi" w:cstheme="minorBidi"/>
                <w:color w:val="FF0000"/>
                <w:sz w:val="16"/>
                <w:szCs w:val="16"/>
              </w:rPr>
              <w:t xml:space="preserve"> </w:t>
            </w:r>
          </w:p>
        </w:tc>
        <w:tc>
          <w:tcPr>
            <w:tcW w:w="1138" w:type="dxa"/>
            <w:tcBorders>
              <w:top w:val="single" w:sz="8" w:space="0" w:color="000000"/>
              <w:left w:val="single" w:sz="8" w:space="0" w:color="000000"/>
              <w:bottom w:val="single" w:sz="8" w:space="0" w:color="000000"/>
              <w:right w:val="single" w:sz="8" w:space="0" w:color="000000"/>
            </w:tcBorders>
            <w:vAlign w:val="center"/>
          </w:tcPr>
          <w:p w14:paraId="1D831E32" w14:textId="77777777" w:rsidR="00D4358E" w:rsidRPr="00E0463C" w:rsidRDefault="00D4358E" w:rsidP="0050571A">
            <w:pPr>
              <w:widowControl w:val="0"/>
              <w:ind w:left="80"/>
              <w:jc w:val="center"/>
              <w:rPr>
                <w:color w:val="FF0000"/>
              </w:rPr>
            </w:pPr>
            <w:r w:rsidRPr="00E0463C">
              <w:rPr>
                <w:rFonts w:asciiTheme="minorBidi" w:hAnsiTheme="minorBidi" w:cstheme="minorBidi"/>
                <w:color w:val="FF0000"/>
                <w:sz w:val="16"/>
                <w:szCs w:val="16"/>
              </w:rPr>
              <w:t>6</w:t>
            </w:r>
            <w:r>
              <w:rPr>
                <w:rFonts w:asciiTheme="minorBidi" w:hAnsiTheme="minorBidi" w:cstheme="minorBidi"/>
                <w:color w:val="FF0000"/>
                <w:sz w:val="16"/>
                <w:szCs w:val="16"/>
              </w:rPr>
              <w:t>85</w:t>
            </w:r>
            <w:r w:rsidRPr="00E0463C">
              <w:rPr>
                <w:rFonts w:asciiTheme="minorBidi" w:hAnsiTheme="minorBidi" w:cstheme="minorBidi"/>
                <w:color w:val="FF0000"/>
                <w:sz w:val="16"/>
                <w:szCs w:val="16"/>
              </w:rPr>
              <w:t xml:space="preserve"> </w:t>
            </w:r>
          </w:p>
        </w:tc>
        <w:tc>
          <w:tcPr>
            <w:tcW w:w="1232" w:type="dxa"/>
            <w:tcBorders>
              <w:top w:val="single" w:sz="8" w:space="0" w:color="000000"/>
              <w:left w:val="single" w:sz="8" w:space="0" w:color="000000"/>
              <w:bottom w:val="single" w:sz="8" w:space="0" w:color="000000"/>
              <w:right w:val="single" w:sz="8" w:space="0" w:color="000000"/>
            </w:tcBorders>
            <w:vAlign w:val="center"/>
          </w:tcPr>
          <w:p w14:paraId="4A2A29FF" w14:textId="77777777" w:rsidR="00D4358E" w:rsidRPr="00E0463C" w:rsidRDefault="00D4358E" w:rsidP="0050571A">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0.9966</w:t>
            </w:r>
          </w:p>
        </w:tc>
        <w:tc>
          <w:tcPr>
            <w:tcW w:w="1214" w:type="dxa"/>
            <w:tcBorders>
              <w:top w:val="single" w:sz="8" w:space="0" w:color="000000"/>
              <w:left w:val="single" w:sz="8" w:space="0" w:color="000000"/>
              <w:bottom w:val="single" w:sz="8" w:space="0" w:color="000000"/>
              <w:right w:val="single" w:sz="8" w:space="0" w:color="000000"/>
            </w:tcBorders>
            <w:vAlign w:val="center"/>
          </w:tcPr>
          <w:p w14:paraId="4E9A0091" w14:textId="77777777" w:rsidR="00D4358E" w:rsidRPr="00E0463C" w:rsidRDefault="00D4358E" w:rsidP="0050571A">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0.9925</w:t>
            </w:r>
          </w:p>
        </w:tc>
      </w:tr>
    </w:tbl>
    <w:p w14:paraId="5FC5A41C" w14:textId="77777777" w:rsidR="00D4358E" w:rsidRDefault="00D4358E" w:rsidP="00D4358E">
      <w:pPr>
        <w:spacing w:line="360" w:lineRule="auto"/>
        <w:jc w:val="lowKashida"/>
        <w:rPr>
          <w:rFonts w:asciiTheme="minorBidi" w:hAnsiTheme="minorBidi" w:cstheme="minorBidi"/>
          <w:bCs/>
          <w:color w:val="FF0000"/>
          <w:sz w:val="20"/>
          <w:szCs w:val="20"/>
        </w:rPr>
      </w:pPr>
    </w:p>
    <w:p w14:paraId="0DFF677D"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p>
    <w:p w14:paraId="2CC71AB8"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br/>
      </w:r>
      <w:r w:rsidRPr="00C05E9E">
        <w:rPr>
          <w:rFonts w:asciiTheme="minorBidi" w:eastAsiaTheme="majorEastAsia" w:hAnsiTheme="minorBidi" w:cstheme="minorBidi"/>
          <w:color w:val="074F6A" w:themeColor="accent4" w:themeShade="80"/>
          <w:sz w:val="22"/>
          <w:szCs w:val="22"/>
        </w:rPr>
        <w:br/>
      </w:r>
    </w:p>
    <w:p w14:paraId="6D58BE03" w14:textId="7620CBA9"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lastRenderedPageBreak/>
        <w:fldChar w:fldCharType="begin"/>
      </w:r>
      <w:r w:rsidRPr="00C05E9E">
        <w:rPr>
          <w:rFonts w:asciiTheme="minorBidi" w:eastAsiaTheme="majorEastAsia" w:hAnsiTheme="minorBidi" w:cstheme="minorBidi"/>
          <w:b/>
          <w:bCs/>
          <w:color w:val="074F6A" w:themeColor="accent4" w:themeShade="80"/>
          <w:sz w:val="22"/>
          <w:szCs w:val="22"/>
        </w:rPr>
        <w:instrText xml:space="preserve"> INCLUDEPICTURE "https://lh7-rt.googleusercontent.com/docsz/AD_4nXfzquzEzDuAY6uGQLbMSZ_5Wi1Y2U9VcdiHMIHiCr8ziad5_0xiIFZvjjTrvwF6ae87PQLKKslsP6ibd7jNE2wKxHegOh2a12_imIZwDZi6epzNKqQg56ULFGWfmHKaUeaUSjuK0S09n50pRUlCCcgkL_t_?key=TFaiXVW5XhwRlL5MgHWPJg" \* MERGEFORMATINET </w:instrText>
      </w:r>
      <w:r w:rsidRPr="00C05E9E">
        <w:rPr>
          <w:rFonts w:asciiTheme="minorBidi" w:eastAsiaTheme="majorEastAsia" w:hAnsiTheme="minorBidi" w:cstheme="minorBidi"/>
          <w:b/>
          <w:bCs/>
          <w:color w:val="074F6A" w:themeColor="accent4" w:themeShade="80"/>
          <w:sz w:val="22"/>
          <w:szCs w:val="22"/>
        </w:rPr>
        <w:fldChar w:fldCharType="separate"/>
      </w:r>
      <w:r w:rsidRPr="00145BB3">
        <w:rPr>
          <w:rFonts w:asciiTheme="minorBidi" w:eastAsiaTheme="majorEastAsia" w:hAnsiTheme="minorBidi" w:cstheme="minorBidi"/>
          <w:b/>
          <w:bCs/>
          <w:noProof/>
          <w:color w:val="074F6A" w:themeColor="accent4" w:themeShade="80"/>
          <w:sz w:val="22"/>
          <w:szCs w:val="22"/>
        </w:rPr>
        <w:drawing>
          <wp:inline distT="0" distB="0" distL="0" distR="0" wp14:anchorId="4E315F1F" wp14:editId="47BD0F74">
            <wp:extent cx="5943600" cy="4524375"/>
            <wp:effectExtent l="0" t="0" r="0" b="1905"/>
            <wp:docPr id="591995340" name="Picture 6"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95340" name="Picture 6" descr="A screen shot of a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Pr="00C05E9E">
        <w:rPr>
          <w:rFonts w:asciiTheme="minorBidi" w:eastAsiaTheme="majorEastAsia" w:hAnsiTheme="minorBidi" w:cstheme="minorBidi"/>
          <w:color w:val="074F6A" w:themeColor="accent4" w:themeShade="80"/>
          <w:sz w:val="22"/>
          <w:szCs w:val="22"/>
        </w:rPr>
        <w:fldChar w:fldCharType="end"/>
      </w:r>
    </w:p>
    <w:p w14:paraId="007E69A3"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t> </w:t>
      </w:r>
    </w:p>
    <w:p w14:paraId="0CA73EF3" w14:textId="77777777" w:rsidR="00C05E9E" w:rsidRPr="00C05E9E" w:rsidRDefault="00C05E9E" w:rsidP="00C05E9E">
      <w:pPr>
        <w:rPr>
          <w:rFonts w:asciiTheme="minorBidi" w:eastAsiaTheme="majorEastAsia" w:hAnsiTheme="minorBidi" w:cstheme="minorBidi"/>
          <w:color w:val="074F6A" w:themeColor="accent4" w:themeShade="80"/>
          <w:sz w:val="20"/>
          <w:szCs w:val="20"/>
        </w:rPr>
      </w:pPr>
      <w:r w:rsidRPr="00C05E9E">
        <w:rPr>
          <w:rFonts w:asciiTheme="minorBidi" w:eastAsiaTheme="majorEastAsia" w:hAnsiTheme="minorBidi" w:cstheme="minorBidi"/>
          <w:b/>
          <w:bCs/>
          <w:color w:val="074F6A" w:themeColor="accent4" w:themeShade="80"/>
          <w:sz w:val="20"/>
          <w:szCs w:val="20"/>
        </w:rPr>
        <w:t xml:space="preserve">Fig. S6| UMAP Visualization of Energy Profiles in Large-Scale SARS-Cov2 data set. </w:t>
      </w:r>
      <w:r w:rsidRPr="00C05E9E">
        <w:rPr>
          <w:rFonts w:asciiTheme="minorBidi" w:eastAsiaTheme="majorEastAsia" w:hAnsiTheme="minorBidi" w:cstheme="minorBidi"/>
          <w:color w:val="074F6A" w:themeColor="accent4" w:themeShade="80"/>
          <w:sz w:val="20"/>
          <w:szCs w:val="20"/>
        </w:rPr>
        <w:t xml:space="preserve">The UMAP projection of Structural Energy Profiles (SPE) on 28 protein families with a total of 4,405 protein models. UMAP plot was generated using parameters </w:t>
      </w:r>
      <w:proofErr w:type="spellStart"/>
      <w:r w:rsidRPr="00C05E9E">
        <w:rPr>
          <w:rFonts w:asciiTheme="minorBidi" w:eastAsiaTheme="majorEastAsia" w:hAnsiTheme="minorBidi" w:cstheme="minorBidi"/>
          <w:color w:val="074F6A" w:themeColor="accent4" w:themeShade="80"/>
          <w:sz w:val="20"/>
          <w:szCs w:val="20"/>
        </w:rPr>
        <w:t>n_neighbors</w:t>
      </w:r>
      <w:proofErr w:type="spellEnd"/>
      <w:r w:rsidRPr="00C05E9E">
        <w:rPr>
          <w:rFonts w:asciiTheme="minorBidi" w:eastAsiaTheme="majorEastAsia" w:hAnsiTheme="minorBidi" w:cstheme="minorBidi"/>
          <w:color w:val="074F6A" w:themeColor="accent4" w:themeShade="80"/>
          <w:sz w:val="20"/>
          <w:szCs w:val="20"/>
        </w:rPr>
        <w:t xml:space="preserve"> = 150 and </w:t>
      </w:r>
      <w:proofErr w:type="spellStart"/>
      <w:r w:rsidRPr="00C05E9E">
        <w:rPr>
          <w:rFonts w:asciiTheme="minorBidi" w:eastAsiaTheme="majorEastAsia" w:hAnsiTheme="minorBidi" w:cstheme="minorBidi"/>
          <w:color w:val="074F6A" w:themeColor="accent4" w:themeShade="80"/>
          <w:sz w:val="20"/>
          <w:szCs w:val="20"/>
        </w:rPr>
        <w:t>min_dist</w:t>
      </w:r>
      <w:proofErr w:type="spellEnd"/>
      <w:r w:rsidRPr="00C05E9E">
        <w:rPr>
          <w:rFonts w:asciiTheme="minorBidi" w:eastAsiaTheme="majorEastAsia" w:hAnsiTheme="minorBidi" w:cstheme="minorBidi"/>
          <w:color w:val="074F6A" w:themeColor="accent4" w:themeShade="80"/>
          <w:sz w:val="20"/>
          <w:szCs w:val="20"/>
        </w:rPr>
        <w:t> = 0.1.</w:t>
      </w:r>
    </w:p>
    <w:p w14:paraId="0726B49E"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br/>
      </w:r>
    </w:p>
    <w:p w14:paraId="72EBC32F" w14:textId="744821DE"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lastRenderedPageBreak/>
        <w:fldChar w:fldCharType="begin"/>
      </w:r>
      <w:r w:rsidRPr="00C05E9E">
        <w:rPr>
          <w:rFonts w:asciiTheme="minorBidi" w:eastAsiaTheme="majorEastAsia" w:hAnsiTheme="minorBidi" w:cstheme="minorBidi"/>
          <w:color w:val="074F6A" w:themeColor="accent4" w:themeShade="80"/>
          <w:sz w:val="22"/>
          <w:szCs w:val="22"/>
        </w:rPr>
        <w:instrText xml:space="preserve"> INCLUDEPICTURE "https://lh7-rt.googleusercontent.com/docsz/AD_4nXcEOrvi8paaJ8_Woq69KXZR7O4YL5q30CQj6BoRZJZZ0dAzv-7tUQyJVe7YugO7RaU_2KwVR_sKF4pI4ma4RutGNV2OzpfLROaPTrOfDxgf67Zpa6D6XfOKG-rsP-kkIiP4yLGDfVroN7Af-mpLPdSq_RhQ?key=TFaiXVW5XhwRlL5MgHWPJg" \* MERGEFORMATINET </w:instrText>
      </w:r>
      <w:r w:rsidRPr="00C05E9E">
        <w:rPr>
          <w:rFonts w:asciiTheme="minorBidi" w:eastAsiaTheme="majorEastAsia" w:hAnsiTheme="minorBidi" w:cstheme="minorBidi"/>
          <w:color w:val="074F6A" w:themeColor="accent4" w:themeShade="80"/>
          <w:sz w:val="22"/>
          <w:szCs w:val="22"/>
        </w:rPr>
        <w:fldChar w:fldCharType="separate"/>
      </w:r>
      <w:r w:rsidRPr="00145BB3">
        <w:rPr>
          <w:rFonts w:asciiTheme="minorBidi" w:eastAsiaTheme="majorEastAsia" w:hAnsiTheme="minorBidi" w:cstheme="minorBidi"/>
          <w:noProof/>
          <w:color w:val="074F6A" w:themeColor="accent4" w:themeShade="80"/>
          <w:sz w:val="22"/>
          <w:szCs w:val="22"/>
        </w:rPr>
        <w:drawing>
          <wp:inline distT="0" distB="0" distL="0" distR="0" wp14:anchorId="571AFFC7" wp14:editId="5B1C4BD5">
            <wp:extent cx="5943600" cy="4505325"/>
            <wp:effectExtent l="0" t="0" r="0" b="3175"/>
            <wp:docPr id="274859778" name="Picture 5"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59778" name="Picture 5" descr="A screen shot of a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r w:rsidRPr="00C05E9E">
        <w:rPr>
          <w:rFonts w:asciiTheme="minorBidi" w:eastAsiaTheme="majorEastAsia" w:hAnsiTheme="minorBidi" w:cstheme="minorBidi"/>
          <w:color w:val="074F6A" w:themeColor="accent4" w:themeShade="80"/>
          <w:sz w:val="22"/>
          <w:szCs w:val="22"/>
        </w:rPr>
        <w:fldChar w:fldCharType="end"/>
      </w:r>
    </w:p>
    <w:p w14:paraId="59ABE9F5"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t> </w:t>
      </w:r>
    </w:p>
    <w:p w14:paraId="333B323F" w14:textId="77777777" w:rsidR="00C05E9E" w:rsidRPr="00C05E9E" w:rsidRDefault="00C05E9E" w:rsidP="00C05E9E">
      <w:pPr>
        <w:rPr>
          <w:rFonts w:asciiTheme="minorBidi" w:eastAsiaTheme="majorEastAsia" w:hAnsiTheme="minorBidi" w:cstheme="minorBidi"/>
          <w:color w:val="074F6A" w:themeColor="accent4" w:themeShade="80"/>
          <w:sz w:val="20"/>
          <w:szCs w:val="20"/>
        </w:rPr>
      </w:pPr>
      <w:r w:rsidRPr="00C05E9E">
        <w:rPr>
          <w:rFonts w:asciiTheme="minorBidi" w:eastAsiaTheme="majorEastAsia" w:hAnsiTheme="minorBidi" w:cstheme="minorBidi"/>
          <w:b/>
          <w:bCs/>
          <w:color w:val="074F6A" w:themeColor="accent4" w:themeShade="80"/>
          <w:sz w:val="20"/>
          <w:szCs w:val="20"/>
        </w:rPr>
        <w:t xml:space="preserve">Fig. S7| UMAP Visualization of Energy Profiles in Large-Scale SARS-Cov2 data set. </w:t>
      </w:r>
      <w:r w:rsidRPr="00C05E9E">
        <w:rPr>
          <w:rFonts w:asciiTheme="minorBidi" w:eastAsiaTheme="majorEastAsia" w:hAnsiTheme="minorBidi" w:cstheme="minorBidi"/>
          <w:color w:val="074F6A" w:themeColor="accent4" w:themeShade="80"/>
          <w:sz w:val="20"/>
          <w:szCs w:val="20"/>
        </w:rPr>
        <w:t xml:space="preserve">The UMAP projection of Compositional Energy Profiles (CPE) on 28 protein families with a total of 4,405 protein models. UMAP plot was generated using parameters </w:t>
      </w:r>
      <w:proofErr w:type="spellStart"/>
      <w:r w:rsidRPr="00C05E9E">
        <w:rPr>
          <w:rFonts w:asciiTheme="minorBidi" w:eastAsiaTheme="majorEastAsia" w:hAnsiTheme="minorBidi" w:cstheme="minorBidi"/>
          <w:color w:val="074F6A" w:themeColor="accent4" w:themeShade="80"/>
          <w:sz w:val="20"/>
          <w:szCs w:val="20"/>
        </w:rPr>
        <w:t>n_neighbors</w:t>
      </w:r>
      <w:proofErr w:type="spellEnd"/>
      <w:r w:rsidRPr="00C05E9E">
        <w:rPr>
          <w:rFonts w:asciiTheme="minorBidi" w:eastAsiaTheme="majorEastAsia" w:hAnsiTheme="minorBidi" w:cstheme="minorBidi"/>
          <w:color w:val="074F6A" w:themeColor="accent4" w:themeShade="80"/>
          <w:sz w:val="20"/>
          <w:szCs w:val="20"/>
        </w:rPr>
        <w:t xml:space="preserve"> = 150 and </w:t>
      </w:r>
      <w:proofErr w:type="spellStart"/>
      <w:r w:rsidRPr="00C05E9E">
        <w:rPr>
          <w:rFonts w:asciiTheme="minorBidi" w:eastAsiaTheme="majorEastAsia" w:hAnsiTheme="minorBidi" w:cstheme="minorBidi"/>
          <w:color w:val="074F6A" w:themeColor="accent4" w:themeShade="80"/>
          <w:sz w:val="20"/>
          <w:szCs w:val="20"/>
        </w:rPr>
        <w:t>min_dist</w:t>
      </w:r>
      <w:proofErr w:type="spellEnd"/>
      <w:r w:rsidRPr="00C05E9E">
        <w:rPr>
          <w:rFonts w:asciiTheme="minorBidi" w:eastAsiaTheme="majorEastAsia" w:hAnsiTheme="minorBidi" w:cstheme="minorBidi"/>
          <w:color w:val="074F6A" w:themeColor="accent4" w:themeShade="80"/>
          <w:sz w:val="20"/>
          <w:szCs w:val="20"/>
        </w:rPr>
        <w:t> = 0.1.</w:t>
      </w:r>
    </w:p>
    <w:p w14:paraId="0103775A"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br/>
      </w:r>
      <w:r w:rsidRPr="00C05E9E">
        <w:rPr>
          <w:rFonts w:asciiTheme="minorBidi" w:eastAsiaTheme="majorEastAsia" w:hAnsiTheme="minorBidi" w:cstheme="minorBidi"/>
          <w:color w:val="074F6A" w:themeColor="accent4" w:themeShade="80"/>
          <w:sz w:val="22"/>
          <w:szCs w:val="22"/>
        </w:rPr>
        <w:br/>
      </w:r>
      <w:r w:rsidRPr="00C05E9E">
        <w:rPr>
          <w:rFonts w:asciiTheme="minorBidi" w:eastAsiaTheme="majorEastAsia" w:hAnsiTheme="minorBidi" w:cstheme="minorBidi"/>
          <w:color w:val="074F6A" w:themeColor="accent4" w:themeShade="80"/>
          <w:sz w:val="22"/>
          <w:szCs w:val="22"/>
        </w:rPr>
        <w:br/>
      </w:r>
    </w:p>
    <w:p w14:paraId="7D0670B6" w14:textId="742A6A32"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lastRenderedPageBreak/>
        <w:fldChar w:fldCharType="begin"/>
      </w:r>
      <w:r w:rsidRPr="00C05E9E">
        <w:rPr>
          <w:rFonts w:asciiTheme="minorBidi" w:eastAsiaTheme="majorEastAsia" w:hAnsiTheme="minorBidi" w:cstheme="minorBidi"/>
          <w:b/>
          <w:bCs/>
          <w:color w:val="074F6A" w:themeColor="accent4" w:themeShade="80"/>
          <w:sz w:val="22"/>
          <w:szCs w:val="22"/>
        </w:rPr>
        <w:instrText xml:space="preserve"> INCLUDEPICTURE "https://lh7-rt.googleusercontent.com/docsz/AD_4nXfctvgTrElffy8P8Rex9E43HP_OVT15WQrit-PesL0eqsvsL3ggj5XEcxLXG3_l03aDm8BVLle0HwBpGlmF7jKPe9exkC-aJJwNhEZ5tdLooXgmvV0GacQKhCG3VsyaajHgfOEaG5VMyQEvgAJxRi-JkYwA?key=TFaiXVW5XhwRlL5MgHWPJg" \* MERGEFORMATINET </w:instrText>
      </w:r>
      <w:r w:rsidRPr="00C05E9E">
        <w:rPr>
          <w:rFonts w:asciiTheme="minorBidi" w:eastAsiaTheme="majorEastAsia" w:hAnsiTheme="minorBidi" w:cstheme="minorBidi"/>
          <w:b/>
          <w:bCs/>
          <w:color w:val="074F6A" w:themeColor="accent4" w:themeShade="80"/>
          <w:sz w:val="22"/>
          <w:szCs w:val="22"/>
        </w:rPr>
        <w:fldChar w:fldCharType="separate"/>
      </w:r>
      <w:r w:rsidRPr="00145BB3">
        <w:rPr>
          <w:rFonts w:asciiTheme="minorBidi" w:eastAsiaTheme="majorEastAsia" w:hAnsiTheme="minorBidi" w:cstheme="minorBidi"/>
          <w:b/>
          <w:bCs/>
          <w:noProof/>
          <w:color w:val="074F6A" w:themeColor="accent4" w:themeShade="80"/>
          <w:sz w:val="22"/>
          <w:szCs w:val="22"/>
        </w:rPr>
        <w:drawing>
          <wp:inline distT="0" distB="0" distL="0" distR="0" wp14:anchorId="41D35520" wp14:editId="095D4B3E">
            <wp:extent cx="5943600" cy="4543425"/>
            <wp:effectExtent l="0" t="0" r="0" b="3175"/>
            <wp:docPr id="218142430" name="Picture 4"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42430" name="Picture 4" descr="A screen shot of a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r w:rsidRPr="00C05E9E">
        <w:rPr>
          <w:rFonts w:asciiTheme="minorBidi" w:eastAsiaTheme="majorEastAsia" w:hAnsiTheme="minorBidi" w:cstheme="minorBidi"/>
          <w:color w:val="074F6A" w:themeColor="accent4" w:themeShade="80"/>
          <w:sz w:val="22"/>
          <w:szCs w:val="22"/>
        </w:rPr>
        <w:fldChar w:fldCharType="end"/>
      </w:r>
    </w:p>
    <w:p w14:paraId="7B1EFF16" w14:textId="77777777" w:rsidR="00C05E9E" w:rsidRPr="00C05E9E" w:rsidRDefault="00C05E9E" w:rsidP="00C05E9E">
      <w:pPr>
        <w:rPr>
          <w:rFonts w:asciiTheme="minorBidi" w:eastAsiaTheme="majorEastAsia" w:hAnsiTheme="minorBidi" w:cstheme="minorBidi"/>
          <w:color w:val="074F6A" w:themeColor="accent4" w:themeShade="80"/>
          <w:sz w:val="20"/>
          <w:szCs w:val="20"/>
        </w:rPr>
      </w:pPr>
      <w:r w:rsidRPr="00C05E9E">
        <w:rPr>
          <w:rFonts w:asciiTheme="minorBidi" w:eastAsiaTheme="majorEastAsia" w:hAnsiTheme="minorBidi" w:cstheme="minorBidi"/>
          <w:b/>
          <w:bCs/>
          <w:color w:val="074F6A" w:themeColor="accent4" w:themeShade="80"/>
          <w:sz w:val="20"/>
          <w:szCs w:val="20"/>
        </w:rPr>
        <w:t xml:space="preserve">Fig. S8| UMAP Visualization of Energy Profiles in Large-Scale SARS-Cov2 data set. </w:t>
      </w:r>
      <w:r w:rsidRPr="00C05E9E">
        <w:rPr>
          <w:rFonts w:asciiTheme="minorBidi" w:eastAsiaTheme="majorEastAsia" w:hAnsiTheme="minorBidi" w:cstheme="minorBidi"/>
          <w:color w:val="074F6A" w:themeColor="accent4" w:themeShade="80"/>
          <w:sz w:val="20"/>
          <w:szCs w:val="20"/>
        </w:rPr>
        <w:t>The UMAP projection of TM-</w:t>
      </w:r>
      <w:proofErr w:type="spellStart"/>
      <w:r w:rsidRPr="00C05E9E">
        <w:rPr>
          <w:rFonts w:asciiTheme="minorBidi" w:eastAsiaTheme="majorEastAsia" w:hAnsiTheme="minorBidi" w:cstheme="minorBidi"/>
          <w:color w:val="074F6A" w:themeColor="accent4" w:themeShade="80"/>
          <w:sz w:val="20"/>
          <w:szCs w:val="20"/>
        </w:rPr>
        <w:t>Vec</w:t>
      </w:r>
      <w:proofErr w:type="spellEnd"/>
      <w:r w:rsidRPr="00C05E9E">
        <w:rPr>
          <w:rFonts w:asciiTheme="minorBidi" w:eastAsiaTheme="majorEastAsia" w:hAnsiTheme="minorBidi" w:cstheme="minorBidi"/>
          <w:color w:val="074F6A" w:themeColor="accent4" w:themeShade="80"/>
          <w:sz w:val="20"/>
          <w:szCs w:val="20"/>
        </w:rPr>
        <w:t xml:space="preserve"> on 28 protein families with a total of 4,405 protein models. UMAP plot was generated using parameters </w:t>
      </w:r>
      <w:proofErr w:type="spellStart"/>
      <w:r w:rsidRPr="00C05E9E">
        <w:rPr>
          <w:rFonts w:asciiTheme="minorBidi" w:eastAsiaTheme="majorEastAsia" w:hAnsiTheme="minorBidi" w:cstheme="minorBidi"/>
          <w:color w:val="074F6A" w:themeColor="accent4" w:themeShade="80"/>
          <w:sz w:val="20"/>
          <w:szCs w:val="20"/>
        </w:rPr>
        <w:t>n_neighbors</w:t>
      </w:r>
      <w:proofErr w:type="spellEnd"/>
      <w:r w:rsidRPr="00C05E9E">
        <w:rPr>
          <w:rFonts w:asciiTheme="minorBidi" w:eastAsiaTheme="majorEastAsia" w:hAnsiTheme="minorBidi" w:cstheme="minorBidi"/>
          <w:color w:val="074F6A" w:themeColor="accent4" w:themeShade="80"/>
          <w:sz w:val="20"/>
          <w:szCs w:val="20"/>
        </w:rPr>
        <w:t xml:space="preserve"> = 150 and </w:t>
      </w:r>
      <w:proofErr w:type="spellStart"/>
      <w:r w:rsidRPr="00C05E9E">
        <w:rPr>
          <w:rFonts w:asciiTheme="minorBidi" w:eastAsiaTheme="majorEastAsia" w:hAnsiTheme="minorBidi" w:cstheme="minorBidi"/>
          <w:color w:val="074F6A" w:themeColor="accent4" w:themeShade="80"/>
          <w:sz w:val="20"/>
          <w:szCs w:val="20"/>
        </w:rPr>
        <w:t>min_dist</w:t>
      </w:r>
      <w:proofErr w:type="spellEnd"/>
      <w:r w:rsidRPr="00C05E9E">
        <w:rPr>
          <w:rFonts w:asciiTheme="minorBidi" w:eastAsiaTheme="majorEastAsia" w:hAnsiTheme="minorBidi" w:cstheme="minorBidi"/>
          <w:color w:val="074F6A" w:themeColor="accent4" w:themeShade="80"/>
          <w:sz w:val="20"/>
          <w:szCs w:val="20"/>
        </w:rPr>
        <w:t> = 0.1.</w:t>
      </w:r>
    </w:p>
    <w:p w14:paraId="6F2CD5DE"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p>
    <w:p w14:paraId="29C05079" w14:textId="26158EA0" w:rsidR="005757C1" w:rsidRPr="00145BB3" w:rsidRDefault="005757C1" w:rsidP="00E916C5">
      <w:pPr>
        <w:rPr>
          <w:rFonts w:asciiTheme="minorBidi" w:hAnsiTheme="minorBidi" w:cstheme="minorBidi"/>
          <w:sz w:val="22"/>
          <w:szCs w:val="22"/>
        </w:rPr>
      </w:pPr>
    </w:p>
    <w:p w14:paraId="7B7A30B5" w14:textId="77777777" w:rsidR="00B21BF4" w:rsidRPr="00145BB3" w:rsidRDefault="00B21BF4" w:rsidP="00B21BF4">
      <w:pPr>
        <w:spacing w:line="360" w:lineRule="auto"/>
        <w:jc w:val="lowKashida"/>
        <w:rPr>
          <w:rFonts w:asciiTheme="minorBidi" w:hAnsiTheme="minorBidi" w:cstheme="minorBidi"/>
          <w:bCs/>
          <w:color w:val="FF0000"/>
          <w:sz w:val="22"/>
          <w:szCs w:val="22"/>
        </w:rPr>
      </w:pPr>
      <w:r w:rsidRPr="00145BB3">
        <w:rPr>
          <w:rFonts w:asciiTheme="minorBidi" w:hAnsiTheme="minorBidi" w:cstheme="minorBidi"/>
          <w:bCs/>
          <w:color w:val="FF0000"/>
          <w:sz w:val="22"/>
          <w:szCs w:val="22"/>
        </w:rPr>
        <w:t>The Papain-like Protease (</w:t>
      </w:r>
      <w:proofErr w:type="spellStart"/>
      <w:r w:rsidRPr="00145BB3">
        <w:rPr>
          <w:rFonts w:asciiTheme="minorBidi" w:hAnsiTheme="minorBidi" w:cstheme="minorBidi"/>
          <w:bCs/>
          <w:color w:val="FF0000"/>
          <w:sz w:val="22"/>
          <w:szCs w:val="22"/>
        </w:rPr>
        <w:t>PLPro</w:t>
      </w:r>
      <w:proofErr w:type="spellEnd"/>
      <w:r w:rsidRPr="00145BB3">
        <w:rPr>
          <w:rFonts w:asciiTheme="minorBidi" w:hAnsiTheme="minorBidi" w:cstheme="minorBidi"/>
          <w:bCs/>
          <w:color w:val="FF0000"/>
          <w:sz w:val="22"/>
          <w:szCs w:val="22"/>
        </w:rPr>
        <w:t xml:space="preserve">) domain plays a crucial role in viral replication by catalyzing the proteolysis of viral polyproteins. In addition, </w:t>
      </w:r>
      <w:proofErr w:type="spellStart"/>
      <w:r w:rsidRPr="00145BB3">
        <w:rPr>
          <w:rFonts w:asciiTheme="minorBidi" w:hAnsiTheme="minorBidi" w:cstheme="minorBidi"/>
          <w:bCs/>
          <w:color w:val="FF0000"/>
          <w:sz w:val="22"/>
          <w:szCs w:val="22"/>
        </w:rPr>
        <w:t>PLPro</w:t>
      </w:r>
      <w:proofErr w:type="spellEnd"/>
      <w:r w:rsidRPr="00145BB3">
        <w:rPr>
          <w:rFonts w:asciiTheme="minorBidi" w:hAnsiTheme="minorBidi" w:cstheme="minorBidi"/>
          <w:bCs/>
          <w:color w:val="FF0000"/>
          <w:sz w:val="22"/>
          <w:szCs w:val="22"/>
        </w:rPr>
        <w:t xml:space="preserve"> interacts with two host proteins, ubiquitin (</w:t>
      </w:r>
      <w:proofErr w:type="spellStart"/>
      <w:r w:rsidRPr="00145BB3">
        <w:rPr>
          <w:rFonts w:asciiTheme="minorBidi" w:hAnsiTheme="minorBidi" w:cstheme="minorBidi"/>
          <w:bCs/>
          <w:color w:val="FF0000"/>
          <w:sz w:val="22"/>
          <w:szCs w:val="22"/>
        </w:rPr>
        <w:t>Ub</w:t>
      </w:r>
      <w:proofErr w:type="spellEnd"/>
      <w:r w:rsidRPr="00145BB3">
        <w:rPr>
          <w:rFonts w:asciiTheme="minorBidi" w:hAnsiTheme="minorBidi" w:cstheme="minorBidi"/>
          <w:bCs/>
          <w:color w:val="FF0000"/>
          <w:sz w:val="22"/>
          <w:szCs w:val="22"/>
        </w:rPr>
        <w:t xml:space="preserve">) and the ubiquitin-like interferon-stimulated gene 15 protein (ISG15), allowing the virus to evade or weaken the host immune response. In this dataset, </w:t>
      </w:r>
      <w:proofErr w:type="spellStart"/>
      <w:r w:rsidRPr="00145BB3">
        <w:rPr>
          <w:rFonts w:asciiTheme="minorBidi" w:hAnsiTheme="minorBidi" w:cstheme="minorBidi"/>
          <w:bCs/>
          <w:color w:val="FF0000"/>
          <w:sz w:val="22"/>
          <w:szCs w:val="22"/>
        </w:rPr>
        <w:t>PLPro</w:t>
      </w:r>
      <w:proofErr w:type="spellEnd"/>
      <w:r w:rsidRPr="00145BB3">
        <w:rPr>
          <w:rFonts w:asciiTheme="minorBidi" w:hAnsiTheme="minorBidi" w:cstheme="minorBidi"/>
          <w:bCs/>
          <w:color w:val="FF0000"/>
          <w:sz w:val="22"/>
          <w:szCs w:val="22"/>
        </w:rPr>
        <w:t xml:space="preserve"> is divided into four subfamilies aligned with the </w:t>
      </w:r>
      <w:proofErr w:type="spellStart"/>
      <w:r w:rsidRPr="00145BB3">
        <w:rPr>
          <w:rFonts w:asciiTheme="minorBidi" w:hAnsiTheme="minorBidi" w:cstheme="minorBidi"/>
          <w:bCs/>
          <w:color w:val="FF0000"/>
          <w:sz w:val="22"/>
          <w:szCs w:val="22"/>
        </w:rPr>
        <w:t>Betacoronavirus</w:t>
      </w:r>
      <w:proofErr w:type="spellEnd"/>
      <w:r w:rsidRPr="00145BB3">
        <w:rPr>
          <w:rFonts w:asciiTheme="minorBidi" w:hAnsiTheme="minorBidi" w:cstheme="minorBidi"/>
          <w:bCs/>
          <w:color w:val="FF0000"/>
          <w:sz w:val="22"/>
          <w:szCs w:val="22"/>
        </w:rPr>
        <w:t xml:space="preserve"> subgenera: </w:t>
      </w:r>
      <w:proofErr w:type="spellStart"/>
      <w:r w:rsidRPr="00145BB3">
        <w:rPr>
          <w:rFonts w:asciiTheme="minorBidi" w:hAnsiTheme="minorBidi" w:cstheme="minorBidi"/>
          <w:bCs/>
          <w:color w:val="FF0000"/>
          <w:sz w:val="22"/>
          <w:szCs w:val="22"/>
        </w:rPr>
        <w:t>Sarbecovirus</w:t>
      </w:r>
      <w:proofErr w:type="spellEnd"/>
      <w:r w:rsidRPr="00145BB3">
        <w:rPr>
          <w:rFonts w:asciiTheme="minorBidi" w:hAnsiTheme="minorBidi" w:cstheme="minorBidi"/>
          <w:bCs/>
          <w:color w:val="FF0000"/>
          <w:sz w:val="22"/>
          <w:szCs w:val="22"/>
        </w:rPr>
        <w:t xml:space="preserve"> (n = 31), </w:t>
      </w:r>
      <w:proofErr w:type="spellStart"/>
      <w:r w:rsidRPr="00145BB3">
        <w:rPr>
          <w:rFonts w:asciiTheme="minorBidi" w:hAnsiTheme="minorBidi" w:cstheme="minorBidi"/>
          <w:bCs/>
          <w:color w:val="FF0000"/>
          <w:sz w:val="22"/>
          <w:szCs w:val="22"/>
        </w:rPr>
        <w:t>Nobecovirus</w:t>
      </w:r>
      <w:proofErr w:type="spellEnd"/>
      <w:r w:rsidRPr="00145BB3">
        <w:rPr>
          <w:rFonts w:asciiTheme="minorBidi" w:hAnsiTheme="minorBidi" w:cstheme="minorBidi"/>
          <w:bCs/>
          <w:color w:val="FF0000"/>
          <w:sz w:val="22"/>
          <w:szCs w:val="22"/>
        </w:rPr>
        <w:t xml:space="preserve"> (n = 11), </w:t>
      </w:r>
      <w:proofErr w:type="spellStart"/>
      <w:r w:rsidRPr="00145BB3">
        <w:rPr>
          <w:rFonts w:asciiTheme="minorBidi" w:hAnsiTheme="minorBidi" w:cstheme="minorBidi"/>
          <w:bCs/>
          <w:color w:val="FF0000"/>
          <w:sz w:val="22"/>
          <w:szCs w:val="22"/>
        </w:rPr>
        <w:t>Merbecovirus</w:t>
      </w:r>
      <w:proofErr w:type="spellEnd"/>
      <w:r w:rsidRPr="00145BB3">
        <w:rPr>
          <w:rFonts w:asciiTheme="minorBidi" w:hAnsiTheme="minorBidi" w:cstheme="minorBidi"/>
          <w:bCs/>
          <w:color w:val="FF0000"/>
          <w:sz w:val="22"/>
          <w:szCs w:val="22"/>
        </w:rPr>
        <w:t xml:space="preserve"> (n = 35), and </w:t>
      </w:r>
      <w:proofErr w:type="spellStart"/>
      <w:r w:rsidRPr="00145BB3">
        <w:rPr>
          <w:rFonts w:asciiTheme="minorBidi" w:hAnsiTheme="minorBidi" w:cstheme="minorBidi"/>
          <w:bCs/>
          <w:color w:val="FF0000"/>
          <w:sz w:val="22"/>
          <w:szCs w:val="22"/>
        </w:rPr>
        <w:t>Embecovirus</w:t>
      </w:r>
      <w:proofErr w:type="spellEnd"/>
      <w:r w:rsidRPr="00145BB3">
        <w:rPr>
          <w:rFonts w:asciiTheme="minorBidi" w:hAnsiTheme="minorBidi" w:cstheme="minorBidi"/>
          <w:bCs/>
          <w:color w:val="FF0000"/>
          <w:sz w:val="22"/>
          <w:szCs w:val="22"/>
        </w:rPr>
        <w:t xml:space="preserve"> (n = 45). The UMAP representation for both CPE and SPE is shown in Fig. 13, where proteins from each subfamily are clearly clustered together.</w:t>
      </w:r>
    </w:p>
    <w:p w14:paraId="74F97FA9" w14:textId="3A0354EE" w:rsidR="00B21BF4" w:rsidRPr="00145BB3" w:rsidRDefault="0028514C" w:rsidP="004D00E9">
      <w:pPr>
        <w:jc w:val="center"/>
        <w:rPr>
          <w:rFonts w:asciiTheme="minorBidi" w:hAnsiTheme="minorBidi" w:cstheme="minorBidi"/>
        </w:rPr>
      </w:pPr>
      <w:r w:rsidRPr="00145BB3">
        <w:rPr>
          <w:rFonts w:asciiTheme="minorBidi" w:hAnsiTheme="minorBidi" w:cstheme="minorBidi"/>
          <w:noProof/>
          <w14:ligatures w14:val="standardContextual"/>
        </w:rPr>
        <w:lastRenderedPageBreak/>
        <w:drawing>
          <wp:inline distT="0" distB="0" distL="0" distR="0" wp14:anchorId="54493E26" wp14:editId="6B99EC7B">
            <wp:extent cx="3401181" cy="1597393"/>
            <wp:effectExtent l="0" t="0" r="2540" b="3175"/>
            <wp:docPr id="10070013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01370" name="Picture 1007001370"/>
                    <pic:cNvPicPr/>
                  </pic:nvPicPr>
                  <pic:blipFill>
                    <a:blip r:embed="rId10"/>
                    <a:stretch>
                      <a:fillRect/>
                    </a:stretch>
                  </pic:blipFill>
                  <pic:spPr>
                    <a:xfrm>
                      <a:off x="0" y="0"/>
                      <a:ext cx="3444486" cy="1617732"/>
                    </a:xfrm>
                    <a:prstGeom prst="rect">
                      <a:avLst/>
                    </a:prstGeom>
                  </pic:spPr>
                </pic:pic>
              </a:graphicData>
            </a:graphic>
          </wp:inline>
        </w:drawing>
      </w:r>
    </w:p>
    <w:p w14:paraId="70944529" w14:textId="77777777" w:rsidR="00B21BF4" w:rsidRPr="00145BB3" w:rsidRDefault="00B21BF4" w:rsidP="00B21BF4">
      <w:pPr>
        <w:rPr>
          <w:rFonts w:asciiTheme="minorBidi" w:hAnsiTheme="minorBidi" w:cstheme="minorBidi"/>
          <w:color w:val="FF0000"/>
          <w:sz w:val="20"/>
          <w:szCs w:val="20"/>
        </w:rPr>
      </w:pPr>
      <w:r w:rsidRPr="00145BB3">
        <w:rPr>
          <w:rFonts w:asciiTheme="minorBidi" w:hAnsiTheme="minorBidi" w:cstheme="minorBidi"/>
          <w:b/>
          <w:bCs/>
          <w:color w:val="FF0000"/>
          <w:sz w:val="20"/>
          <w:szCs w:val="20"/>
        </w:rPr>
        <w:t>Fig. 13| Papain-like Protease (</w:t>
      </w:r>
      <w:proofErr w:type="spellStart"/>
      <w:r w:rsidRPr="00145BB3">
        <w:rPr>
          <w:rFonts w:asciiTheme="minorBidi" w:hAnsiTheme="minorBidi" w:cstheme="minorBidi"/>
          <w:b/>
          <w:bCs/>
          <w:color w:val="FF0000"/>
          <w:sz w:val="20"/>
          <w:szCs w:val="20"/>
        </w:rPr>
        <w:t>PLPro</w:t>
      </w:r>
      <w:proofErr w:type="spellEnd"/>
      <w:r w:rsidRPr="00145BB3">
        <w:rPr>
          <w:rFonts w:asciiTheme="minorBidi" w:hAnsiTheme="minorBidi" w:cstheme="minorBidi"/>
          <w:b/>
          <w:bCs/>
          <w:color w:val="FF0000"/>
          <w:sz w:val="20"/>
          <w:szCs w:val="20"/>
        </w:rPr>
        <w:t xml:space="preserve">) domains across </w:t>
      </w:r>
      <w:proofErr w:type="spellStart"/>
      <w:r w:rsidRPr="00145BB3">
        <w:rPr>
          <w:rFonts w:asciiTheme="minorBidi" w:hAnsiTheme="minorBidi" w:cstheme="minorBidi"/>
          <w:b/>
          <w:bCs/>
          <w:color w:val="FF0000"/>
          <w:sz w:val="20"/>
          <w:szCs w:val="20"/>
        </w:rPr>
        <w:t>Betacoronavirus</w:t>
      </w:r>
      <w:proofErr w:type="spellEnd"/>
      <w:r w:rsidRPr="00145BB3">
        <w:rPr>
          <w:rFonts w:asciiTheme="minorBidi" w:hAnsiTheme="minorBidi" w:cstheme="minorBidi"/>
          <w:b/>
          <w:bCs/>
          <w:color w:val="FF0000"/>
          <w:sz w:val="20"/>
          <w:szCs w:val="20"/>
        </w:rPr>
        <w:t xml:space="preserve"> subgenera.</w:t>
      </w:r>
      <w:r w:rsidRPr="00145BB3">
        <w:rPr>
          <w:rFonts w:asciiTheme="minorBidi" w:hAnsiTheme="minorBidi" w:cstheme="minorBidi"/>
          <w:color w:val="FF0000"/>
          <w:sz w:val="20"/>
          <w:szCs w:val="20"/>
        </w:rPr>
        <w:t xml:space="preserve"> The UMAP projection shows clustering of </w:t>
      </w:r>
      <w:proofErr w:type="spellStart"/>
      <w:r w:rsidRPr="00145BB3">
        <w:rPr>
          <w:rFonts w:asciiTheme="minorBidi" w:hAnsiTheme="minorBidi" w:cstheme="minorBidi"/>
          <w:color w:val="FF0000"/>
          <w:sz w:val="20"/>
          <w:szCs w:val="20"/>
        </w:rPr>
        <w:t>PLPro</w:t>
      </w:r>
      <w:proofErr w:type="spellEnd"/>
      <w:r w:rsidRPr="00145BB3">
        <w:rPr>
          <w:rFonts w:asciiTheme="minorBidi" w:hAnsiTheme="minorBidi" w:cstheme="minorBidi"/>
          <w:color w:val="FF0000"/>
          <w:sz w:val="20"/>
          <w:szCs w:val="20"/>
        </w:rPr>
        <w:t xml:space="preserve"> domains from </w:t>
      </w:r>
      <w:proofErr w:type="spellStart"/>
      <w:r w:rsidRPr="00145BB3">
        <w:rPr>
          <w:rFonts w:asciiTheme="minorBidi" w:hAnsiTheme="minorBidi" w:cstheme="minorBidi"/>
          <w:color w:val="FF0000"/>
          <w:sz w:val="20"/>
          <w:szCs w:val="20"/>
        </w:rPr>
        <w:t>Sarbecovirus</w:t>
      </w:r>
      <w:proofErr w:type="spellEnd"/>
      <w:r w:rsidRPr="00145BB3">
        <w:rPr>
          <w:rFonts w:asciiTheme="minorBidi" w:hAnsiTheme="minorBidi" w:cstheme="minorBidi"/>
          <w:color w:val="FF0000"/>
          <w:sz w:val="20"/>
          <w:szCs w:val="20"/>
        </w:rPr>
        <w:t xml:space="preserve"> (n = 31), </w:t>
      </w:r>
      <w:proofErr w:type="spellStart"/>
      <w:r w:rsidRPr="00145BB3">
        <w:rPr>
          <w:rFonts w:asciiTheme="minorBidi" w:hAnsiTheme="minorBidi" w:cstheme="minorBidi"/>
          <w:color w:val="FF0000"/>
          <w:sz w:val="20"/>
          <w:szCs w:val="20"/>
        </w:rPr>
        <w:t>Nobecovirus</w:t>
      </w:r>
      <w:proofErr w:type="spellEnd"/>
      <w:r w:rsidRPr="00145BB3">
        <w:rPr>
          <w:rFonts w:asciiTheme="minorBidi" w:hAnsiTheme="minorBidi" w:cstheme="minorBidi"/>
          <w:color w:val="FF0000"/>
          <w:sz w:val="20"/>
          <w:szCs w:val="20"/>
        </w:rPr>
        <w:t xml:space="preserve"> (n = 11), </w:t>
      </w:r>
      <w:proofErr w:type="spellStart"/>
      <w:r w:rsidRPr="00145BB3">
        <w:rPr>
          <w:rFonts w:asciiTheme="minorBidi" w:hAnsiTheme="minorBidi" w:cstheme="minorBidi"/>
          <w:color w:val="FF0000"/>
          <w:sz w:val="20"/>
          <w:szCs w:val="20"/>
        </w:rPr>
        <w:t>Merbecovirus</w:t>
      </w:r>
      <w:proofErr w:type="spellEnd"/>
      <w:r w:rsidRPr="00145BB3">
        <w:rPr>
          <w:rFonts w:asciiTheme="minorBidi" w:hAnsiTheme="minorBidi" w:cstheme="minorBidi"/>
          <w:color w:val="FF0000"/>
          <w:sz w:val="20"/>
          <w:szCs w:val="20"/>
        </w:rPr>
        <w:t xml:space="preserve"> (n = 35), and </w:t>
      </w:r>
      <w:proofErr w:type="spellStart"/>
      <w:r w:rsidRPr="00145BB3">
        <w:rPr>
          <w:rFonts w:asciiTheme="minorBidi" w:hAnsiTheme="minorBidi" w:cstheme="minorBidi"/>
          <w:color w:val="FF0000"/>
          <w:sz w:val="20"/>
          <w:szCs w:val="20"/>
        </w:rPr>
        <w:t>Embecovirus</w:t>
      </w:r>
      <w:proofErr w:type="spellEnd"/>
      <w:r w:rsidRPr="00145BB3">
        <w:rPr>
          <w:rFonts w:asciiTheme="minorBidi" w:hAnsiTheme="minorBidi" w:cstheme="minorBidi"/>
          <w:color w:val="FF0000"/>
          <w:sz w:val="20"/>
          <w:szCs w:val="20"/>
        </w:rPr>
        <w:t xml:space="preserve"> (n = 45) using </w:t>
      </w:r>
      <w:proofErr w:type="spellStart"/>
      <w:r w:rsidRPr="00145BB3">
        <w:rPr>
          <w:rFonts w:asciiTheme="minorBidi" w:hAnsiTheme="minorBidi" w:cstheme="minorBidi"/>
          <w:color w:val="FF0000"/>
          <w:sz w:val="20"/>
          <w:szCs w:val="20"/>
        </w:rPr>
        <w:t>TMVec</w:t>
      </w:r>
      <w:proofErr w:type="spellEnd"/>
      <w:r w:rsidRPr="00145BB3">
        <w:rPr>
          <w:rFonts w:asciiTheme="minorBidi" w:hAnsiTheme="minorBidi" w:cstheme="minorBidi"/>
          <w:color w:val="FF0000"/>
          <w:sz w:val="20"/>
          <w:szCs w:val="20"/>
        </w:rPr>
        <w:t xml:space="preserve">, CPE and SPE representations. </w:t>
      </w:r>
      <w:proofErr w:type="spellStart"/>
      <w:r w:rsidRPr="00145BB3">
        <w:rPr>
          <w:rFonts w:asciiTheme="minorBidi" w:hAnsiTheme="minorBidi" w:cstheme="minorBidi"/>
          <w:color w:val="FF0000"/>
          <w:sz w:val="20"/>
          <w:szCs w:val="20"/>
        </w:rPr>
        <w:t>n_neighbors</w:t>
      </w:r>
      <w:proofErr w:type="spellEnd"/>
      <w:r w:rsidRPr="00145BB3">
        <w:rPr>
          <w:rFonts w:asciiTheme="minorBidi" w:hAnsiTheme="minorBidi" w:cstheme="minorBidi"/>
          <w:color w:val="FF0000"/>
          <w:sz w:val="20"/>
          <w:szCs w:val="20"/>
        </w:rPr>
        <w:t xml:space="preserve"> = 13, </w:t>
      </w:r>
      <w:proofErr w:type="spellStart"/>
      <w:r w:rsidRPr="00145BB3">
        <w:rPr>
          <w:rFonts w:asciiTheme="minorBidi" w:hAnsiTheme="minorBidi" w:cstheme="minorBidi"/>
          <w:color w:val="FF0000"/>
          <w:sz w:val="20"/>
          <w:szCs w:val="20"/>
        </w:rPr>
        <w:t>min_dist</w:t>
      </w:r>
      <w:proofErr w:type="spellEnd"/>
      <w:r w:rsidRPr="00145BB3">
        <w:rPr>
          <w:rFonts w:asciiTheme="minorBidi" w:hAnsiTheme="minorBidi" w:cstheme="minorBidi"/>
          <w:color w:val="FF0000"/>
          <w:sz w:val="20"/>
          <w:szCs w:val="20"/>
        </w:rPr>
        <w:t xml:space="preserve"> = 0.5.</w:t>
      </w:r>
    </w:p>
    <w:p w14:paraId="4BB64B5C" w14:textId="2A84E3D9" w:rsidR="00F94B53" w:rsidRPr="00145BB3" w:rsidRDefault="00F94B53">
      <w:pPr>
        <w:rPr>
          <w:rFonts w:asciiTheme="minorBidi" w:hAnsiTheme="minorBidi" w:cstheme="minorBidi"/>
          <w:sz w:val="22"/>
          <w:szCs w:val="22"/>
        </w:rPr>
      </w:pPr>
    </w:p>
    <w:p w14:paraId="12897B3A" w14:textId="77777777" w:rsidR="0028514C" w:rsidRPr="00145BB3" w:rsidRDefault="0028514C">
      <w:pPr>
        <w:rPr>
          <w:rFonts w:asciiTheme="minorBidi" w:hAnsiTheme="minorBidi" w:cstheme="minorBidi"/>
          <w:sz w:val="22"/>
          <w:szCs w:val="22"/>
        </w:rPr>
      </w:pPr>
    </w:p>
    <w:p w14:paraId="74BE6E27" w14:textId="0C5701ED" w:rsidR="0028514C" w:rsidRPr="00145BB3" w:rsidRDefault="0028514C">
      <w:pPr>
        <w:rPr>
          <w:rFonts w:asciiTheme="minorBidi" w:hAnsiTheme="minorBidi" w:cstheme="minorBidi"/>
          <w:sz w:val="22"/>
          <w:szCs w:val="22"/>
        </w:rPr>
      </w:pPr>
      <w:r w:rsidRPr="00145BB3">
        <w:rPr>
          <w:rFonts w:asciiTheme="minorBidi" w:hAnsiTheme="minorBidi" w:cstheme="minorBidi"/>
          <w:sz w:val="22"/>
          <w:szCs w:val="22"/>
        </w:rPr>
        <w:t>3) Structural-based (SPE) and sequence-based (CPE) methods should be compared in each evaluation test. For example, CPE is compared with other methods in Figure 6 but not SPE. SPE is compared with other methods in Figure 7 but not CPE.</w:t>
      </w:r>
    </w:p>
    <w:p w14:paraId="4E4823CC" w14:textId="77777777" w:rsidR="0028514C" w:rsidRPr="00145BB3" w:rsidRDefault="0028514C">
      <w:pPr>
        <w:rPr>
          <w:rFonts w:asciiTheme="minorBidi" w:hAnsiTheme="minorBidi" w:cstheme="minorBidi"/>
          <w:sz w:val="22"/>
          <w:szCs w:val="22"/>
        </w:rPr>
      </w:pPr>
    </w:p>
    <w:p w14:paraId="4E332274" w14:textId="60299A5C" w:rsidR="004D00E9" w:rsidRPr="004D00E9" w:rsidRDefault="0028514C" w:rsidP="00947FA8">
      <w:pPr>
        <w:jc w:val="lowKashida"/>
        <w:rPr>
          <w:rFonts w:asciiTheme="minorBidi" w:hAnsiTheme="minorBidi" w:cstheme="minorBidi"/>
          <w:color w:val="074F6A" w:themeColor="accent4" w:themeShade="80"/>
          <w:sz w:val="22"/>
          <w:szCs w:val="22"/>
        </w:rPr>
      </w:pPr>
      <w:r w:rsidRPr="004D00E9">
        <w:rPr>
          <w:rFonts w:asciiTheme="minorBidi" w:hAnsiTheme="minorBidi" w:cstheme="minorBidi"/>
          <w:color w:val="074F6A" w:themeColor="accent4" w:themeShade="80"/>
          <w:sz w:val="22"/>
          <w:szCs w:val="22"/>
        </w:rPr>
        <w:t>ANSWER:</w:t>
      </w:r>
      <w:r w:rsidR="00947FA8">
        <w:rPr>
          <w:rFonts w:asciiTheme="minorBidi" w:hAnsiTheme="minorBidi" w:cstheme="minorBidi"/>
          <w:color w:val="074F6A" w:themeColor="accent4" w:themeShade="80"/>
          <w:sz w:val="22"/>
          <w:szCs w:val="22"/>
        </w:rPr>
        <w:t xml:space="preserve"> </w:t>
      </w:r>
      <w:r w:rsidR="00B50F8E">
        <w:rPr>
          <w:rFonts w:asciiTheme="minorBidi" w:hAnsiTheme="minorBidi" w:cstheme="minorBidi"/>
          <w:color w:val="074F6A" w:themeColor="accent4" w:themeShade="80"/>
          <w:sz w:val="22"/>
          <w:szCs w:val="22"/>
        </w:rPr>
        <w:t>W</w:t>
      </w:r>
      <w:r w:rsidR="004D00E9" w:rsidRPr="004D00E9">
        <w:rPr>
          <w:rFonts w:asciiTheme="minorBidi" w:hAnsiTheme="minorBidi" w:cstheme="minorBidi"/>
          <w:color w:val="074F6A" w:themeColor="accent4" w:themeShade="80"/>
          <w:sz w:val="22"/>
          <w:szCs w:val="22"/>
        </w:rPr>
        <w:t xml:space="preserve">e have </w:t>
      </w:r>
      <w:r w:rsidR="00B50F8E">
        <w:rPr>
          <w:rFonts w:asciiTheme="minorBidi" w:hAnsiTheme="minorBidi" w:cstheme="minorBidi"/>
          <w:color w:val="074F6A" w:themeColor="accent4" w:themeShade="80"/>
          <w:sz w:val="22"/>
          <w:szCs w:val="22"/>
        </w:rPr>
        <w:t>now</w:t>
      </w:r>
      <w:r w:rsidR="00947FA8">
        <w:rPr>
          <w:rFonts w:asciiTheme="minorBidi" w:hAnsiTheme="minorBidi" w:cstheme="minorBidi"/>
          <w:color w:val="074F6A" w:themeColor="accent4" w:themeShade="80"/>
          <w:sz w:val="22"/>
          <w:szCs w:val="22"/>
        </w:rPr>
        <w:t xml:space="preserve"> </w:t>
      </w:r>
      <w:r w:rsidR="00B50F8E">
        <w:rPr>
          <w:rFonts w:asciiTheme="minorBidi" w:hAnsiTheme="minorBidi" w:cstheme="minorBidi"/>
          <w:color w:val="074F6A" w:themeColor="accent4" w:themeShade="80"/>
          <w:sz w:val="22"/>
          <w:szCs w:val="22"/>
        </w:rPr>
        <w:t>included</w:t>
      </w:r>
      <w:r w:rsidR="004D00E9" w:rsidRPr="004D00E9">
        <w:rPr>
          <w:rFonts w:asciiTheme="minorBidi" w:hAnsiTheme="minorBidi" w:cstheme="minorBidi"/>
          <w:color w:val="074F6A" w:themeColor="accent4" w:themeShade="80"/>
          <w:sz w:val="22"/>
          <w:szCs w:val="22"/>
        </w:rPr>
        <w:t xml:space="preserve"> comparisons between </w:t>
      </w:r>
      <w:r w:rsidR="004D00E9" w:rsidRPr="004D00E9">
        <w:rPr>
          <w:rFonts w:asciiTheme="minorBidi" w:hAnsiTheme="minorBidi" w:cstheme="minorBidi"/>
          <w:b/>
          <w:bCs/>
          <w:color w:val="074F6A" w:themeColor="accent4" w:themeShade="80"/>
          <w:sz w:val="22"/>
          <w:szCs w:val="22"/>
        </w:rPr>
        <w:t>CPE</w:t>
      </w:r>
      <w:r w:rsidR="004D00E9" w:rsidRPr="004D00E9">
        <w:rPr>
          <w:rFonts w:asciiTheme="minorBidi" w:hAnsiTheme="minorBidi" w:cstheme="minorBidi"/>
          <w:color w:val="074F6A" w:themeColor="accent4" w:themeShade="80"/>
          <w:sz w:val="22"/>
          <w:szCs w:val="22"/>
        </w:rPr>
        <w:t xml:space="preserve"> and </w:t>
      </w:r>
      <w:r w:rsidR="004D00E9" w:rsidRPr="004D00E9">
        <w:rPr>
          <w:rFonts w:asciiTheme="minorBidi" w:hAnsiTheme="minorBidi" w:cstheme="minorBidi"/>
          <w:b/>
          <w:bCs/>
          <w:color w:val="074F6A" w:themeColor="accent4" w:themeShade="80"/>
          <w:sz w:val="22"/>
          <w:szCs w:val="22"/>
        </w:rPr>
        <w:t>SPE</w:t>
      </w:r>
      <w:r w:rsidR="004D00E9" w:rsidRPr="004D00E9">
        <w:rPr>
          <w:rFonts w:asciiTheme="minorBidi" w:hAnsiTheme="minorBidi" w:cstheme="minorBidi"/>
          <w:color w:val="074F6A" w:themeColor="accent4" w:themeShade="80"/>
          <w:sz w:val="22"/>
          <w:szCs w:val="22"/>
        </w:rPr>
        <w:t xml:space="preserve"> </w:t>
      </w:r>
      <w:r w:rsidR="00B50F8E">
        <w:rPr>
          <w:rFonts w:asciiTheme="minorBidi" w:hAnsiTheme="minorBidi" w:cstheme="minorBidi"/>
          <w:color w:val="074F6A" w:themeColor="accent4" w:themeShade="80"/>
          <w:sz w:val="22"/>
          <w:szCs w:val="22"/>
        </w:rPr>
        <w:t>across the</w:t>
      </w:r>
      <w:r w:rsidR="00947FA8">
        <w:rPr>
          <w:rFonts w:asciiTheme="minorBidi" w:hAnsiTheme="minorBidi" w:cstheme="minorBidi"/>
          <w:color w:val="074F6A" w:themeColor="accent4" w:themeShade="80"/>
          <w:sz w:val="22"/>
          <w:szCs w:val="22"/>
        </w:rPr>
        <w:t xml:space="preserve"> </w:t>
      </w:r>
      <w:r w:rsidR="00B50F8E">
        <w:rPr>
          <w:rFonts w:asciiTheme="minorBidi" w:hAnsiTheme="minorBidi" w:cstheme="minorBidi"/>
          <w:color w:val="074F6A" w:themeColor="accent4" w:themeShade="80"/>
          <w:sz w:val="22"/>
          <w:szCs w:val="22"/>
        </w:rPr>
        <w:t>appropriate</w:t>
      </w:r>
      <w:r w:rsidR="00B50F8E" w:rsidRPr="004D00E9">
        <w:rPr>
          <w:rFonts w:asciiTheme="minorBidi" w:hAnsiTheme="minorBidi" w:cstheme="minorBidi"/>
          <w:color w:val="074F6A" w:themeColor="accent4" w:themeShade="80"/>
          <w:sz w:val="22"/>
          <w:szCs w:val="22"/>
        </w:rPr>
        <w:t xml:space="preserve"> </w:t>
      </w:r>
      <w:r w:rsidR="004D00E9" w:rsidRPr="004D00E9">
        <w:rPr>
          <w:rFonts w:asciiTheme="minorBidi" w:hAnsiTheme="minorBidi" w:cstheme="minorBidi"/>
          <w:color w:val="074F6A" w:themeColor="accent4" w:themeShade="80"/>
          <w:sz w:val="22"/>
          <w:szCs w:val="22"/>
        </w:rPr>
        <w:t xml:space="preserve">evaluation tests. </w:t>
      </w:r>
      <w:r w:rsidR="00B50F8E">
        <w:rPr>
          <w:rFonts w:asciiTheme="minorBidi" w:hAnsiTheme="minorBidi" w:cstheme="minorBidi"/>
          <w:color w:val="074F6A" w:themeColor="accent4" w:themeShade="80"/>
          <w:sz w:val="22"/>
          <w:szCs w:val="22"/>
        </w:rPr>
        <w:t xml:space="preserve">Results are visualized on new </w:t>
      </w:r>
      <w:r w:rsidR="004D00E9" w:rsidRPr="004D00E9">
        <w:rPr>
          <w:rFonts w:asciiTheme="minorBidi" w:hAnsiTheme="minorBidi" w:cstheme="minorBidi"/>
          <w:b/>
          <w:bCs/>
          <w:color w:val="074F6A" w:themeColor="accent4" w:themeShade="80"/>
          <w:sz w:val="22"/>
          <w:szCs w:val="22"/>
        </w:rPr>
        <w:t>Fig. 7</w:t>
      </w:r>
      <w:r w:rsidR="004D00E9" w:rsidRPr="004D00E9">
        <w:rPr>
          <w:rFonts w:asciiTheme="minorBidi" w:hAnsiTheme="minorBidi" w:cstheme="minorBidi"/>
          <w:color w:val="074F6A" w:themeColor="accent4" w:themeShade="80"/>
          <w:sz w:val="22"/>
          <w:szCs w:val="22"/>
        </w:rPr>
        <w:t xml:space="preserve"> (previously </w:t>
      </w:r>
      <w:r w:rsidR="004D00E9" w:rsidRPr="004D00E9">
        <w:rPr>
          <w:rFonts w:asciiTheme="minorBidi" w:hAnsiTheme="minorBidi" w:cstheme="minorBidi"/>
          <w:b/>
          <w:bCs/>
          <w:color w:val="074F6A" w:themeColor="accent4" w:themeShade="80"/>
          <w:sz w:val="22"/>
          <w:szCs w:val="22"/>
        </w:rPr>
        <w:t>Fig. 6</w:t>
      </w:r>
      <w:r w:rsidR="004D00E9" w:rsidRPr="004D00E9">
        <w:rPr>
          <w:rFonts w:asciiTheme="minorBidi" w:hAnsiTheme="minorBidi" w:cstheme="minorBidi"/>
          <w:color w:val="074F6A" w:themeColor="accent4" w:themeShade="80"/>
          <w:sz w:val="22"/>
          <w:szCs w:val="22"/>
        </w:rPr>
        <w:t xml:space="preserve">) and </w:t>
      </w:r>
      <w:r w:rsidR="00B50F8E">
        <w:rPr>
          <w:rFonts w:asciiTheme="minorBidi" w:hAnsiTheme="minorBidi" w:cstheme="minorBidi"/>
          <w:color w:val="074F6A" w:themeColor="accent4" w:themeShade="80"/>
          <w:sz w:val="22"/>
          <w:szCs w:val="22"/>
        </w:rPr>
        <w:t xml:space="preserve">in </w:t>
      </w:r>
      <w:r w:rsidR="004D00E9" w:rsidRPr="004D00E9">
        <w:rPr>
          <w:rFonts w:asciiTheme="minorBidi" w:hAnsiTheme="minorBidi" w:cstheme="minorBidi"/>
          <w:b/>
          <w:bCs/>
          <w:color w:val="074F6A" w:themeColor="accent4" w:themeShade="80"/>
          <w:sz w:val="22"/>
          <w:szCs w:val="22"/>
        </w:rPr>
        <w:t>Table 1</w:t>
      </w:r>
      <w:r w:rsidR="004D00E9" w:rsidRPr="004D00E9">
        <w:rPr>
          <w:rFonts w:asciiTheme="minorBidi" w:hAnsiTheme="minorBidi" w:cstheme="minorBidi"/>
          <w:color w:val="074F6A" w:themeColor="accent4" w:themeShade="80"/>
          <w:sz w:val="22"/>
          <w:szCs w:val="22"/>
        </w:rPr>
        <w:t xml:space="preserve">. </w:t>
      </w:r>
      <w:r w:rsidR="00B50F8E">
        <w:rPr>
          <w:rFonts w:asciiTheme="minorBidi" w:hAnsiTheme="minorBidi" w:cstheme="minorBidi"/>
          <w:color w:val="074F6A" w:themeColor="accent4" w:themeShade="80"/>
          <w:sz w:val="22"/>
          <w:szCs w:val="22"/>
        </w:rPr>
        <w:t>We find that</w:t>
      </w:r>
      <w:r w:rsidR="004D00E9" w:rsidRPr="004D00E9">
        <w:rPr>
          <w:rFonts w:asciiTheme="minorBidi" w:hAnsiTheme="minorBidi" w:cstheme="minorBidi"/>
          <w:color w:val="074F6A" w:themeColor="accent4" w:themeShade="80"/>
          <w:sz w:val="22"/>
          <w:szCs w:val="22"/>
        </w:rPr>
        <w:t xml:space="preserve"> </w:t>
      </w:r>
      <w:r w:rsidR="00947FA8">
        <w:rPr>
          <w:rFonts w:asciiTheme="minorBidi" w:hAnsiTheme="minorBidi" w:cstheme="minorBidi"/>
          <w:color w:val="074F6A" w:themeColor="accent4" w:themeShade="80"/>
          <w:sz w:val="22"/>
          <w:szCs w:val="22"/>
        </w:rPr>
        <w:t>(</w:t>
      </w:r>
      <w:r w:rsidR="004D00E9" w:rsidRPr="004D00E9">
        <w:rPr>
          <w:rFonts w:asciiTheme="minorBidi" w:hAnsiTheme="minorBidi" w:cstheme="minorBidi"/>
          <w:color w:val="074F6A" w:themeColor="accent4" w:themeShade="80"/>
          <w:sz w:val="22"/>
          <w:szCs w:val="22"/>
        </w:rPr>
        <w:t xml:space="preserve">Table 1 and </w:t>
      </w:r>
      <w:r w:rsidR="00B50F8E">
        <w:rPr>
          <w:rFonts w:asciiTheme="minorBidi" w:hAnsiTheme="minorBidi" w:cstheme="minorBidi"/>
          <w:color w:val="074F6A" w:themeColor="accent4" w:themeShade="80"/>
          <w:sz w:val="22"/>
          <w:szCs w:val="22"/>
        </w:rPr>
        <w:t xml:space="preserve">new </w:t>
      </w:r>
      <w:r w:rsidR="004D00E9" w:rsidRPr="004D00E9">
        <w:rPr>
          <w:rFonts w:asciiTheme="minorBidi" w:hAnsiTheme="minorBidi" w:cstheme="minorBidi"/>
          <w:color w:val="074F6A" w:themeColor="accent4" w:themeShade="80"/>
          <w:sz w:val="22"/>
          <w:szCs w:val="22"/>
        </w:rPr>
        <w:t>Fig. 7</w:t>
      </w:r>
      <w:r w:rsidR="00B50F8E">
        <w:rPr>
          <w:rFonts w:asciiTheme="minorBidi" w:hAnsiTheme="minorBidi" w:cstheme="minorBidi"/>
          <w:color w:val="074F6A" w:themeColor="accent4" w:themeShade="80"/>
          <w:sz w:val="22"/>
          <w:szCs w:val="22"/>
        </w:rPr>
        <w:t>)</w:t>
      </w:r>
      <w:r w:rsidR="004D00E9" w:rsidRPr="004D00E9">
        <w:rPr>
          <w:rFonts w:asciiTheme="minorBidi" w:hAnsiTheme="minorBidi" w:cstheme="minorBidi"/>
          <w:color w:val="074F6A" w:themeColor="accent4" w:themeShade="80"/>
          <w:sz w:val="22"/>
          <w:szCs w:val="22"/>
        </w:rPr>
        <w:t xml:space="preserve"> CPE method achieves a computation time faster than TM-</w:t>
      </w:r>
      <w:proofErr w:type="spellStart"/>
      <w:r w:rsidR="004D00E9" w:rsidRPr="004D00E9">
        <w:rPr>
          <w:rFonts w:asciiTheme="minorBidi" w:hAnsiTheme="minorBidi" w:cstheme="minorBidi"/>
          <w:color w:val="074F6A" w:themeColor="accent4" w:themeShade="80"/>
          <w:sz w:val="22"/>
          <w:szCs w:val="22"/>
        </w:rPr>
        <w:t>Vec</w:t>
      </w:r>
      <w:proofErr w:type="spellEnd"/>
      <w:r w:rsidR="00B50F8E">
        <w:rPr>
          <w:rFonts w:asciiTheme="minorBidi" w:hAnsiTheme="minorBidi" w:cstheme="minorBidi"/>
          <w:color w:val="074F6A" w:themeColor="accent4" w:themeShade="80"/>
          <w:sz w:val="22"/>
          <w:szCs w:val="22"/>
        </w:rPr>
        <w:t xml:space="preserve"> and that</w:t>
      </w:r>
      <w:r w:rsidR="004D00E9" w:rsidRPr="004D00E9">
        <w:rPr>
          <w:rFonts w:asciiTheme="minorBidi" w:hAnsiTheme="minorBidi" w:cstheme="minorBidi"/>
          <w:color w:val="074F6A" w:themeColor="accent4" w:themeShade="80"/>
          <w:sz w:val="22"/>
          <w:szCs w:val="22"/>
        </w:rPr>
        <w:t xml:space="preserve"> CPE and SPE methods significantly outperform GR-Align, RMSD, TM-Score, and YH in terms of accuracy and efficiency, highlighting advantage</w:t>
      </w:r>
      <w:r w:rsidR="00166979">
        <w:rPr>
          <w:rFonts w:asciiTheme="minorBidi" w:hAnsiTheme="minorBidi" w:cstheme="minorBidi"/>
          <w:color w:val="074F6A" w:themeColor="accent4" w:themeShade="80"/>
          <w:sz w:val="22"/>
          <w:szCs w:val="22"/>
        </w:rPr>
        <w:t>s of CPE and SPE</w:t>
      </w:r>
      <w:r w:rsidR="004D00E9" w:rsidRPr="004D00E9">
        <w:rPr>
          <w:rFonts w:asciiTheme="minorBidi" w:hAnsiTheme="minorBidi" w:cstheme="minorBidi"/>
          <w:color w:val="074F6A" w:themeColor="accent4" w:themeShade="80"/>
          <w:sz w:val="22"/>
          <w:szCs w:val="22"/>
        </w:rPr>
        <w:t>.</w:t>
      </w:r>
      <w:r w:rsidR="00B50F8E">
        <w:rPr>
          <w:rFonts w:asciiTheme="minorBidi" w:hAnsiTheme="minorBidi" w:cstheme="minorBidi"/>
          <w:color w:val="074F6A" w:themeColor="accent4" w:themeShade="80"/>
          <w:sz w:val="22"/>
          <w:szCs w:val="22"/>
        </w:rPr>
        <w:t xml:space="preserve"> </w:t>
      </w:r>
    </w:p>
    <w:p w14:paraId="1B884321" w14:textId="77777777" w:rsidR="004D00E9" w:rsidRPr="004D00E9" w:rsidRDefault="004D00E9" w:rsidP="004D00E9">
      <w:pPr>
        <w:rPr>
          <w:rFonts w:asciiTheme="minorBidi" w:hAnsiTheme="minorBidi" w:cstheme="minorBidi"/>
          <w:sz w:val="20"/>
          <w:szCs w:val="20"/>
        </w:rPr>
      </w:pPr>
      <w:r w:rsidRPr="004D00E9">
        <w:rPr>
          <w:rFonts w:asciiTheme="minorBidi" w:hAnsiTheme="minorBidi" w:cstheme="minorBidi"/>
          <w:sz w:val="22"/>
          <w:szCs w:val="22"/>
        </w:rPr>
        <w:br/>
      </w:r>
      <w:r w:rsidRPr="004D00E9">
        <w:rPr>
          <w:rFonts w:asciiTheme="minorBidi" w:hAnsiTheme="minorBidi" w:cstheme="minorBidi"/>
          <w:b/>
          <w:bCs/>
          <w:color w:val="074F6A" w:themeColor="accent4" w:themeShade="80"/>
          <w:sz w:val="20"/>
          <w:szCs w:val="20"/>
        </w:rPr>
        <w:t>Table 1 |</w:t>
      </w:r>
      <w:r w:rsidRPr="004D00E9">
        <w:rPr>
          <w:rFonts w:asciiTheme="minorBidi" w:hAnsiTheme="minorBidi" w:cstheme="minorBidi"/>
          <w:color w:val="074F6A" w:themeColor="accent4" w:themeShade="80"/>
          <w:sz w:val="20"/>
          <w:szCs w:val="20"/>
        </w:rPr>
        <w:t xml:space="preserve"> The accuracy and computation time for 1-NN classifier based on GR-Align, RMSD, TM-score, Yau-</w:t>
      </w:r>
      <w:proofErr w:type="spellStart"/>
      <w:r w:rsidRPr="004D00E9">
        <w:rPr>
          <w:rFonts w:asciiTheme="minorBidi" w:hAnsiTheme="minorBidi" w:cstheme="minorBidi"/>
          <w:color w:val="074F6A" w:themeColor="accent4" w:themeShade="80"/>
          <w:sz w:val="20"/>
          <w:szCs w:val="20"/>
        </w:rPr>
        <w:t>Hausdorff</w:t>
      </w:r>
      <w:proofErr w:type="spellEnd"/>
      <w:r w:rsidRPr="004D00E9">
        <w:rPr>
          <w:rFonts w:asciiTheme="minorBidi" w:hAnsiTheme="minorBidi" w:cstheme="minorBidi"/>
          <w:color w:val="074F6A" w:themeColor="accent4" w:themeShade="80"/>
          <w:sz w:val="20"/>
          <w:szCs w:val="20"/>
        </w:rPr>
        <w:t xml:space="preserve"> distance, TM-</w:t>
      </w:r>
      <w:proofErr w:type="spellStart"/>
      <w:r w:rsidRPr="004D00E9">
        <w:rPr>
          <w:rFonts w:asciiTheme="minorBidi" w:hAnsiTheme="minorBidi" w:cstheme="minorBidi"/>
          <w:color w:val="074F6A" w:themeColor="accent4" w:themeShade="80"/>
          <w:sz w:val="20"/>
          <w:szCs w:val="20"/>
        </w:rPr>
        <w:t>Vec</w:t>
      </w:r>
      <w:proofErr w:type="spellEnd"/>
      <w:r w:rsidRPr="004D00E9">
        <w:rPr>
          <w:rFonts w:asciiTheme="minorBidi" w:hAnsiTheme="minorBidi" w:cstheme="minorBidi"/>
          <w:color w:val="074F6A" w:themeColor="accent4" w:themeShade="80"/>
          <w:sz w:val="20"/>
          <w:szCs w:val="20"/>
        </w:rPr>
        <w:t>, and the distance between profiles of energy SPE and CPE as a measure of protein dissimilarity.</w:t>
      </w:r>
    </w:p>
    <w:p w14:paraId="5583F80B" w14:textId="77777777" w:rsidR="004D00E9" w:rsidRPr="004D00E9" w:rsidRDefault="004D00E9" w:rsidP="004D00E9">
      <w:pPr>
        <w:rPr>
          <w:rFonts w:asciiTheme="minorBidi" w:hAnsiTheme="minorBidi" w:cstheme="minorBidi"/>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79"/>
        <w:gridCol w:w="1101"/>
        <w:gridCol w:w="1134"/>
      </w:tblGrid>
      <w:tr w:rsidR="004D00E9" w:rsidRPr="004D00E9" w14:paraId="76F7AA14" w14:textId="77777777" w:rsidTr="006A3436">
        <w:trPr>
          <w:trHeight w:val="58"/>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42CF9A88"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Method</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16839C2"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Accuracy</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067CA5F7"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Time</w:t>
            </w:r>
          </w:p>
        </w:tc>
      </w:tr>
      <w:tr w:rsidR="004D00E9" w:rsidRPr="004D00E9" w14:paraId="124D6716" w14:textId="77777777" w:rsidTr="006A3436">
        <w:trPr>
          <w:trHeight w:val="202"/>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644A7B2"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GR-Align</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2E216D4"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62.3%</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692A194" w14:textId="7C860D8A" w:rsidR="004D00E9" w:rsidRPr="004D00E9" w:rsidRDefault="00B50F8E" w:rsidP="005917D5">
            <w:pPr>
              <w:rPr>
                <w:rFonts w:asciiTheme="minorBidi" w:hAnsiTheme="minorBidi" w:cstheme="minorBidi"/>
                <w:sz w:val="20"/>
                <w:szCs w:val="20"/>
              </w:rPr>
            </w:pPr>
            <w:r>
              <w:rPr>
                <w:rFonts w:asciiTheme="minorBidi" w:hAnsiTheme="minorBidi" w:cstheme="minorBidi"/>
                <w:sz w:val="20"/>
                <w:szCs w:val="20"/>
              </w:rPr>
              <w:t>1</w:t>
            </w:r>
            <w:r w:rsidR="004D00E9" w:rsidRPr="004D00E9">
              <w:rPr>
                <w:rFonts w:asciiTheme="minorBidi" w:hAnsiTheme="minorBidi" w:cstheme="minorBidi"/>
                <w:sz w:val="20"/>
                <w:szCs w:val="20"/>
              </w:rPr>
              <w:t>2</w:t>
            </w:r>
            <w:r>
              <w:rPr>
                <w:rFonts w:asciiTheme="minorBidi" w:hAnsiTheme="minorBidi" w:cstheme="minorBidi"/>
                <w:sz w:val="20"/>
                <w:szCs w:val="20"/>
              </w:rPr>
              <w:t>0</w:t>
            </w:r>
            <w:r w:rsidR="004D00E9" w:rsidRPr="004D00E9">
              <w:rPr>
                <w:rFonts w:asciiTheme="minorBidi" w:hAnsiTheme="minorBidi" w:cstheme="minorBidi"/>
                <w:sz w:val="20"/>
                <w:szCs w:val="20"/>
              </w:rPr>
              <w:t xml:space="preserve"> </w:t>
            </w:r>
            <w:r>
              <w:rPr>
                <w:rFonts w:asciiTheme="minorBidi" w:hAnsiTheme="minorBidi" w:cstheme="minorBidi"/>
                <w:sz w:val="20"/>
                <w:szCs w:val="20"/>
              </w:rPr>
              <w:t>sec</w:t>
            </w:r>
          </w:p>
        </w:tc>
      </w:tr>
      <w:tr w:rsidR="004D00E9" w:rsidRPr="004D00E9" w14:paraId="774C76DA" w14:textId="77777777" w:rsidTr="006A3436">
        <w:trPr>
          <w:trHeight w:val="67"/>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E7872EF"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RMSD</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2DDE20A7"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59.2%</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D977ABD"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1 h</w:t>
            </w:r>
          </w:p>
        </w:tc>
      </w:tr>
      <w:tr w:rsidR="004D00E9" w:rsidRPr="004D00E9" w14:paraId="38974590" w14:textId="77777777" w:rsidTr="006A3436">
        <w:trPr>
          <w:trHeight w:val="112"/>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4B78935D"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TM-Score</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BBA2E86"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61.5%</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097BF6B"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9 h 20 min</w:t>
            </w:r>
          </w:p>
        </w:tc>
      </w:tr>
      <w:tr w:rsidR="004D00E9" w:rsidRPr="004D00E9" w14:paraId="455EC38C" w14:textId="77777777" w:rsidTr="006A3436">
        <w:trPr>
          <w:trHeight w:val="16"/>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E54690D"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YH (10 Rotation)</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274ED2FE"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70.8%</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60127C1"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10 min</w:t>
            </w:r>
          </w:p>
        </w:tc>
      </w:tr>
      <w:tr w:rsidR="004D00E9" w:rsidRPr="004D00E9" w14:paraId="3D8B604A" w14:textId="77777777" w:rsidTr="006A3436">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5F80A0AF"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YH (2500 Rotation)</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4A136B5"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81.5%</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7BCB57E"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4h 10 min</w:t>
            </w:r>
          </w:p>
        </w:tc>
      </w:tr>
      <w:tr w:rsidR="004D00E9" w:rsidRPr="004D00E9" w14:paraId="4EFA3465" w14:textId="77777777" w:rsidTr="006A3436">
        <w:trPr>
          <w:trHeight w:val="112"/>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26F9D598"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TM-</w:t>
            </w:r>
            <w:proofErr w:type="spellStart"/>
            <w:r w:rsidRPr="004D00E9">
              <w:rPr>
                <w:rFonts w:asciiTheme="minorBidi" w:hAnsiTheme="minorBidi" w:cstheme="minorBidi"/>
                <w:b/>
                <w:bCs/>
                <w:sz w:val="20"/>
                <w:szCs w:val="20"/>
              </w:rPr>
              <w:t>Vec</w:t>
            </w:r>
            <w:proofErr w:type="spellEnd"/>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5983F279"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100%</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5F9E606"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67 sec</w:t>
            </w:r>
          </w:p>
        </w:tc>
      </w:tr>
      <w:tr w:rsidR="004D00E9" w:rsidRPr="004D00E9" w14:paraId="30552B75" w14:textId="77777777" w:rsidTr="006A3436">
        <w:trPr>
          <w:trHeight w:val="16"/>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6FB8D3B7"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CPE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209F0932"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100%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1030846E"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1 sec</w:t>
            </w:r>
          </w:p>
        </w:tc>
      </w:tr>
      <w:tr w:rsidR="004D00E9" w:rsidRPr="004D00E9" w14:paraId="4252519E" w14:textId="77777777" w:rsidTr="006A3436">
        <w:trPr>
          <w:trHeight w:val="22"/>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4E70E385"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 xml:space="preserve"> SPE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5BD5521C"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 xml:space="preserve"> 99%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21BBF27C"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 xml:space="preserve"> 187 sec</w:t>
            </w:r>
          </w:p>
        </w:tc>
      </w:tr>
    </w:tbl>
    <w:p w14:paraId="1ABDAC63" w14:textId="6B11FAAE" w:rsidR="004D00E9" w:rsidRPr="004D00E9" w:rsidRDefault="004D00E9" w:rsidP="004D00E9">
      <w:pPr>
        <w:rPr>
          <w:rFonts w:asciiTheme="minorBidi" w:hAnsiTheme="minorBidi" w:cstheme="minorBidi"/>
          <w:sz w:val="22"/>
          <w:szCs w:val="22"/>
        </w:rPr>
      </w:pPr>
    </w:p>
    <w:commentRangeStart w:id="0"/>
    <w:p w14:paraId="798B092F" w14:textId="781D3A80" w:rsidR="004D00E9" w:rsidRPr="004D00E9" w:rsidRDefault="004D00E9" w:rsidP="00E76499">
      <w:pPr>
        <w:jc w:val="center"/>
        <w:rPr>
          <w:rFonts w:asciiTheme="minorBidi" w:hAnsiTheme="minorBidi" w:cstheme="minorBidi"/>
          <w:sz w:val="22"/>
          <w:szCs w:val="22"/>
        </w:rPr>
      </w:pPr>
      <w:r w:rsidRPr="004D00E9">
        <w:rPr>
          <w:rFonts w:asciiTheme="minorBidi" w:hAnsiTheme="minorBidi" w:cstheme="minorBidi"/>
          <w:sz w:val="22"/>
          <w:szCs w:val="22"/>
        </w:rPr>
        <w:lastRenderedPageBreak/>
        <w:fldChar w:fldCharType="begin"/>
      </w:r>
      <w:r w:rsidRPr="004D00E9">
        <w:rPr>
          <w:rFonts w:asciiTheme="minorBidi" w:hAnsiTheme="minorBidi" w:cstheme="minorBidi"/>
          <w:sz w:val="22"/>
          <w:szCs w:val="22"/>
        </w:rPr>
        <w:instrText xml:space="preserve"> INCLUDEPICTURE "https://lh7-rt.googleusercontent.com/docsz/AD_4nXdUBbgG_e0iR6ybme2oeCCsslC4CI_QtbqdO4ZyRpNSjPYPIRD3yjLbVJnp6uDdX8JSj0C0qKXu-eEI4GBJ2AbA0uJ6li38OlQ0OVDmaxqukcNB-bwNTpwGTGkeQVMnPXoeMjYbPfiUWLZlFTOQvMSI3T26?key=TFaiXVW5XhwRlL5MgHWPJg" \* MERGEFORMATINET </w:instrText>
      </w:r>
      <w:r w:rsidRPr="004D00E9">
        <w:rPr>
          <w:rFonts w:asciiTheme="minorBidi" w:hAnsiTheme="minorBidi" w:cstheme="minorBidi"/>
          <w:sz w:val="22"/>
          <w:szCs w:val="22"/>
        </w:rPr>
        <w:fldChar w:fldCharType="separate"/>
      </w:r>
      <w:r w:rsidRPr="004D00E9">
        <w:rPr>
          <w:rFonts w:asciiTheme="minorBidi" w:hAnsiTheme="minorBidi" w:cstheme="minorBidi"/>
          <w:noProof/>
          <w:sz w:val="22"/>
          <w:szCs w:val="22"/>
        </w:rPr>
        <w:drawing>
          <wp:inline distT="0" distB="0" distL="0" distR="0" wp14:anchorId="710411B3" wp14:editId="5504B246">
            <wp:extent cx="2102338" cy="2954832"/>
            <wp:effectExtent l="0" t="0" r="6350" b="4445"/>
            <wp:docPr id="15602440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5040" cy="2986740"/>
                    </a:xfrm>
                    <a:prstGeom prst="rect">
                      <a:avLst/>
                    </a:prstGeom>
                    <a:noFill/>
                    <a:ln>
                      <a:noFill/>
                    </a:ln>
                  </pic:spPr>
                </pic:pic>
              </a:graphicData>
            </a:graphic>
          </wp:inline>
        </w:drawing>
      </w:r>
      <w:r w:rsidRPr="004D00E9">
        <w:rPr>
          <w:rFonts w:asciiTheme="minorBidi" w:hAnsiTheme="minorBidi" w:cstheme="minorBidi"/>
          <w:sz w:val="22"/>
          <w:szCs w:val="22"/>
        </w:rPr>
        <w:fldChar w:fldCharType="end"/>
      </w:r>
      <w:commentRangeEnd w:id="0"/>
      <w:r w:rsidR="00166979">
        <w:rPr>
          <w:rStyle w:val="CommentReference"/>
        </w:rPr>
        <w:commentReference w:id="0"/>
      </w:r>
    </w:p>
    <w:p w14:paraId="65EC4B41" w14:textId="77777777" w:rsidR="004D00E9" w:rsidRPr="004D00E9" w:rsidRDefault="004D00E9" w:rsidP="006A3436">
      <w:pPr>
        <w:jc w:val="lowKashida"/>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Fig. 7 | Performance and Computational Efficiency of Protein Dissimilarity Measures</w:t>
      </w:r>
      <w:r w:rsidRPr="004D00E9">
        <w:rPr>
          <w:rFonts w:asciiTheme="minorBidi" w:hAnsiTheme="minorBidi" w:cstheme="minorBidi"/>
          <w:color w:val="074F6A" w:themeColor="accent4" w:themeShade="80"/>
          <w:sz w:val="20"/>
          <w:szCs w:val="20"/>
        </w:rPr>
        <w:t>. A) Time versus accuracy for the 1-NN classifier using GR-Align, RMSD, TM-score, Yau-</w:t>
      </w:r>
      <w:proofErr w:type="spellStart"/>
      <w:r w:rsidRPr="004D00E9">
        <w:rPr>
          <w:rFonts w:asciiTheme="minorBidi" w:hAnsiTheme="minorBidi" w:cstheme="minorBidi"/>
          <w:color w:val="074F6A" w:themeColor="accent4" w:themeShade="80"/>
          <w:sz w:val="20"/>
          <w:szCs w:val="20"/>
        </w:rPr>
        <w:t>Hausdorff</w:t>
      </w:r>
      <w:proofErr w:type="spellEnd"/>
      <w:r w:rsidRPr="004D00E9">
        <w:rPr>
          <w:rFonts w:asciiTheme="minorBidi" w:hAnsiTheme="minorBidi" w:cstheme="minorBidi"/>
          <w:color w:val="074F6A" w:themeColor="accent4" w:themeShade="80"/>
          <w:sz w:val="20"/>
          <w:szCs w:val="20"/>
        </w:rPr>
        <w:t xml:space="preserve"> distance, TM-</w:t>
      </w:r>
      <w:proofErr w:type="spellStart"/>
      <w:r w:rsidRPr="004D00E9">
        <w:rPr>
          <w:rFonts w:asciiTheme="minorBidi" w:hAnsiTheme="minorBidi" w:cstheme="minorBidi"/>
          <w:color w:val="074F6A" w:themeColor="accent4" w:themeShade="80"/>
          <w:sz w:val="20"/>
          <w:szCs w:val="20"/>
        </w:rPr>
        <w:t>Vec</w:t>
      </w:r>
      <w:proofErr w:type="spellEnd"/>
      <w:r w:rsidRPr="004D00E9">
        <w:rPr>
          <w:rFonts w:asciiTheme="minorBidi" w:hAnsiTheme="minorBidi" w:cstheme="minorBidi"/>
          <w:color w:val="074F6A" w:themeColor="accent4" w:themeShade="80"/>
          <w:sz w:val="20"/>
          <w:szCs w:val="20"/>
        </w:rPr>
        <w:t xml:space="preserve">, and the distance between energy profiles SPE and CPE as measures of protein dissimilarity. </w:t>
      </w:r>
      <w:commentRangeStart w:id="1"/>
      <w:r w:rsidRPr="004D00E9">
        <w:rPr>
          <w:rFonts w:asciiTheme="minorBidi" w:hAnsiTheme="minorBidi" w:cstheme="minorBidi"/>
          <w:color w:val="074F6A" w:themeColor="accent4" w:themeShade="80"/>
          <w:sz w:val="20"/>
          <w:szCs w:val="20"/>
        </w:rPr>
        <w:t xml:space="preserve">B) Running times of the evaluated methods, scaled to 12 hours, with an inset zooming in on the region indicated by the dashed circle. </w:t>
      </w:r>
      <w:commentRangeStart w:id="2"/>
      <w:r w:rsidRPr="004D00E9">
        <w:rPr>
          <w:rFonts w:asciiTheme="minorBidi" w:hAnsiTheme="minorBidi" w:cstheme="minorBidi"/>
          <w:color w:val="074F6A" w:themeColor="accent4" w:themeShade="80"/>
          <w:sz w:val="20"/>
          <w:szCs w:val="20"/>
        </w:rPr>
        <w:t>The entire circle represents 130 seconds</w:t>
      </w:r>
      <w:commentRangeEnd w:id="2"/>
      <w:r w:rsidR="00166979">
        <w:rPr>
          <w:rStyle w:val="CommentReference"/>
        </w:rPr>
        <w:commentReference w:id="2"/>
      </w:r>
      <w:r w:rsidRPr="004D00E9">
        <w:rPr>
          <w:rFonts w:asciiTheme="minorBidi" w:hAnsiTheme="minorBidi" w:cstheme="minorBidi"/>
          <w:color w:val="074F6A" w:themeColor="accent4" w:themeShade="80"/>
          <w:sz w:val="20"/>
          <w:szCs w:val="20"/>
        </w:rPr>
        <w:t>. Each method is represented by different colors as indicated in the figure legend.</w:t>
      </w:r>
      <w:commentRangeEnd w:id="1"/>
      <w:r w:rsidR="00A13E75">
        <w:rPr>
          <w:rStyle w:val="CommentReference"/>
        </w:rPr>
        <w:commentReference w:id="1"/>
      </w:r>
    </w:p>
    <w:p w14:paraId="350FEE21" w14:textId="77777777" w:rsidR="004D00E9" w:rsidRPr="004D00E9" w:rsidRDefault="004D00E9" w:rsidP="004D00E9">
      <w:pPr>
        <w:rPr>
          <w:rFonts w:asciiTheme="minorBidi" w:hAnsiTheme="minorBidi" w:cstheme="minorBidi"/>
          <w:sz w:val="22"/>
          <w:szCs w:val="22"/>
        </w:rPr>
      </w:pPr>
    </w:p>
    <w:p w14:paraId="0E557999" w14:textId="77777777" w:rsidR="004D00E9" w:rsidRPr="004D00E9" w:rsidRDefault="004D00E9" w:rsidP="004D00E9">
      <w:pPr>
        <w:rPr>
          <w:rFonts w:asciiTheme="minorBidi" w:hAnsiTheme="minorBidi" w:cstheme="minorBidi"/>
          <w:sz w:val="22"/>
          <w:szCs w:val="22"/>
        </w:rPr>
      </w:pPr>
    </w:p>
    <w:p w14:paraId="00269610" w14:textId="77777777" w:rsidR="004D00E9" w:rsidRDefault="004D00E9" w:rsidP="004D00E9">
      <w:pPr>
        <w:rPr>
          <w:rFonts w:asciiTheme="minorBidi" w:hAnsiTheme="minorBidi" w:cstheme="minorBidi"/>
          <w:color w:val="074F6A" w:themeColor="accent4" w:themeShade="80"/>
          <w:sz w:val="22"/>
          <w:szCs w:val="22"/>
        </w:rPr>
      </w:pPr>
      <w:r w:rsidRPr="004D00E9">
        <w:rPr>
          <w:rFonts w:asciiTheme="minorBidi" w:hAnsiTheme="minorBidi" w:cstheme="minorBidi"/>
          <w:color w:val="074F6A" w:themeColor="accent4" w:themeShade="80"/>
          <w:sz w:val="22"/>
          <w:szCs w:val="22"/>
        </w:rPr>
        <w:t>We have also updated Table 2 to include the SPE method results for distinguishing between five distinct SCOP superfamilies: Winged Helix (a.4.5), PH Domain-like (b.55.1), NTF-like (d.17.4), Ubiquitin-like (d.15.1), and Immunoglobulins (b.1.1).</w:t>
      </w:r>
    </w:p>
    <w:p w14:paraId="1990C97A" w14:textId="77777777" w:rsidR="006A3436" w:rsidRPr="004D00E9" w:rsidRDefault="006A3436" w:rsidP="004D00E9">
      <w:pPr>
        <w:rPr>
          <w:rFonts w:asciiTheme="minorBidi" w:hAnsiTheme="minorBidi" w:cstheme="minorBidi"/>
          <w:color w:val="074F6A" w:themeColor="accent4" w:themeShade="80"/>
          <w:sz w:val="22"/>
          <w:szCs w:val="22"/>
        </w:rPr>
      </w:pPr>
    </w:p>
    <w:p w14:paraId="63578F1F" w14:textId="77777777" w:rsidR="004D00E9" w:rsidRPr="004D00E9" w:rsidRDefault="004D00E9" w:rsidP="004D00E9">
      <w:pPr>
        <w:rPr>
          <w:rFonts w:asciiTheme="minorBidi" w:hAnsiTheme="minorBidi" w:cstheme="minorBidi"/>
          <w:sz w:val="22"/>
          <w:szCs w:val="22"/>
        </w:rPr>
      </w:pPr>
    </w:p>
    <w:p w14:paraId="311A71A7" w14:textId="521DB8FC"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 xml:space="preserve">Table 2 | </w:t>
      </w:r>
      <w:r w:rsidRPr="004D00E9">
        <w:rPr>
          <w:rFonts w:asciiTheme="minorBidi" w:hAnsiTheme="minorBidi" w:cstheme="minorBidi"/>
          <w:color w:val="074F6A" w:themeColor="accent4" w:themeShade="80"/>
          <w:sz w:val="20"/>
          <w:szCs w:val="20"/>
        </w:rPr>
        <w:t>Total accuracy and F1 measure for each of the five superfamilies by 1-NN and the results of 10-Fold cross validation with random forest (RF) based on CPE,</w:t>
      </w:r>
      <w:r w:rsidR="006A3436" w:rsidRPr="006A3436">
        <w:rPr>
          <w:rFonts w:asciiTheme="minorBidi" w:hAnsiTheme="minorBidi" w:cstheme="minorBidi"/>
          <w:color w:val="074F6A" w:themeColor="accent4" w:themeShade="80"/>
          <w:sz w:val="20"/>
          <w:szCs w:val="20"/>
        </w:rPr>
        <w:t xml:space="preserve"> </w:t>
      </w:r>
      <w:r w:rsidRPr="004D00E9">
        <w:rPr>
          <w:rFonts w:asciiTheme="minorBidi" w:hAnsiTheme="minorBidi" w:cstheme="minorBidi"/>
          <w:color w:val="074F6A" w:themeColor="accent4" w:themeShade="80"/>
          <w:sz w:val="20"/>
          <w:szCs w:val="20"/>
        </w:rPr>
        <w:t>SPE, and TM-</w:t>
      </w:r>
      <w:proofErr w:type="spellStart"/>
      <w:r w:rsidRPr="004D00E9">
        <w:rPr>
          <w:rFonts w:asciiTheme="minorBidi" w:hAnsiTheme="minorBidi" w:cstheme="minorBidi"/>
          <w:color w:val="074F6A" w:themeColor="accent4" w:themeShade="80"/>
          <w:sz w:val="20"/>
          <w:szCs w:val="20"/>
        </w:rPr>
        <w:t>Vec</w:t>
      </w:r>
      <w:proofErr w:type="spellEnd"/>
      <w:r w:rsidRPr="004D00E9">
        <w:rPr>
          <w:rFonts w:asciiTheme="minorBidi" w:hAnsiTheme="minorBidi" w:cstheme="minorBidi"/>
          <w:color w:val="074F6A" w:themeColor="accent4" w:themeShade="80"/>
          <w:sz w:val="20"/>
          <w:szCs w:val="20"/>
        </w:rPr>
        <w:t>.</w:t>
      </w:r>
    </w:p>
    <w:p w14:paraId="5E86F047" w14:textId="77777777" w:rsidR="004D00E9" w:rsidRPr="004D00E9" w:rsidRDefault="004D00E9" w:rsidP="004D00E9">
      <w:pPr>
        <w:rPr>
          <w:rFonts w:asciiTheme="minorBidi" w:hAnsiTheme="minorBidi" w:cstheme="minorBidi"/>
          <w:color w:val="074F6A" w:themeColor="accent4" w:themeShade="80"/>
          <w:sz w:val="22"/>
          <w:szCs w:val="22"/>
        </w:rPr>
      </w:pPr>
      <w:r w:rsidRPr="004D00E9">
        <w:rPr>
          <w:rFonts w:asciiTheme="minorBidi" w:hAnsiTheme="minorBidi" w:cstheme="minorBidi"/>
          <w:color w:val="074F6A" w:themeColor="accent4" w:themeShade="80"/>
          <w:sz w:val="22"/>
          <w:szCs w:val="22"/>
        </w:rPr>
        <w:t>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792"/>
        <w:gridCol w:w="990"/>
        <w:gridCol w:w="900"/>
        <w:gridCol w:w="900"/>
        <w:gridCol w:w="1170"/>
        <w:gridCol w:w="900"/>
        <w:gridCol w:w="1260"/>
        <w:gridCol w:w="1432"/>
      </w:tblGrid>
      <w:tr w:rsidR="006A3436" w:rsidRPr="004D00E9" w14:paraId="5DD4F9E5" w14:textId="77777777" w:rsidTr="00E76499">
        <w:trPr>
          <w:trHeight w:val="300"/>
        </w:trPr>
        <w:tc>
          <w:tcPr>
            <w:tcW w:w="179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BCC11C"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Method</w:t>
            </w:r>
          </w:p>
        </w:tc>
        <w:tc>
          <w:tcPr>
            <w:tcW w:w="990"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494FE6"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Time</w:t>
            </w:r>
          </w:p>
        </w:tc>
        <w:tc>
          <w:tcPr>
            <w:tcW w:w="900"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8B06A4"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Accuracy</w:t>
            </w:r>
          </w:p>
        </w:tc>
        <w:tc>
          <w:tcPr>
            <w:tcW w:w="5662" w:type="dxa"/>
            <w:gridSpan w:val="5"/>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8AA47C" w14:textId="77777777" w:rsidR="004D00E9" w:rsidRPr="004D00E9" w:rsidRDefault="004D00E9" w:rsidP="006A3436">
            <w:pPr>
              <w:jc w:val="cente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F1 Measure</w:t>
            </w:r>
          </w:p>
        </w:tc>
      </w:tr>
      <w:tr w:rsidR="006A3436" w:rsidRPr="004D00E9" w14:paraId="7ED0AC76" w14:textId="77777777" w:rsidTr="00E76499">
        <w:trPr>
          <w:trHeight w:val="390"/>
        </w:trPr>
        <w:tc>
          <w:tcPr>
            <w:tcW w:w="1792" w:type="dxa"/>
            <w:vMerge/>
            <w:tcBorders>
              <w:top w:val="single" w:sz="6" w:space="0" w:color="000000"/>
              <w:left w:val="single" w:sz="6" w:space="0" w:color="000000"/>
              <w:bottom w:val="single" w:sz="6" w:space="0" w:color="000000"/>
              <w:right w:val="single" w:sz="6" w:space="0" w:color="000000"/>
            </w:tcBorders>
            <w:vAlign w:val="center"/>
            <w:hideMark/>
          </w:tcPr>
          <w:p w14:paraId="4E839FA8" w14:textId="77777777" w:rsidR="004D00E9" w:rsidRPr="004D00E9" w:rsidRDefault="004D00E9" w:rsidP="004D00E9">
            <w:pPr>
              <w:rPr>
                <w:rFonts w:asciiTheme="minorBidi" w:hAnsiTheme="minorBidi" w:cstheme="minorBidi"/>
                <w:color w:val="074F6A" w:themeColor="accent4" w:themeShade="80"/>
                <w:sz w:val="20"/>
                <w:szCs w:val="20"/>
              </w:rPr>
            </w:pPr>
          </w:p>
        </w:tc>
        <w:tc>
          <w:tcPr>
            <w:tcW w:w="990" w:type="dxa"/>
            <w:vMerge/>
            <w:tcBorders>
              <w:top w:val="single" w:sz="6" w:space="0" w:color="000000"/>
              <w:left w:val="single" w:sz="6" w:space="0" w:color="000000"/>
              <w:bottom w:val="single" w:sz="6" w:space="0" w:color="000000"/>
              <w:right w:val="single" w:sz="6" w:space="0" w:color="000000"/>
            </w:tcBorders>
            <w:vAlign w:val="center"/>
            <w:hideMark/>
          </w:tcPr>
          <w:p w14:paraId="2A90C53A" w14:textId="77777777" w:rsidR="004D00E9" w:rsidRPr="004D00E9" w:rsidRDefault="004D00E9" w:rsidP="004D00E9">
            <w:pPr>
              <w:rPr>
                <w:rFonts w:asciiTheme="minorBidi" w:hAnsiTheme="minorBidi" w:cstheme="minorBidi"/>
                <w:color w:val="074F6A" w:themeColor="accent4" w:themeShade="80"/>
                <w:sz w:val="20"/>
                <w:szCs w:val="20"/>
              </w:rPr>
            </w:pPr>
          </w:p>
        </w:tc>
        <w:tc>
          <w:tcPr>
            <w:tcW w:w="900" w:type="dxa"/>
            <w:vMerge/>
            <w:tcBorders>
              <w:top w:val="single" w:sz="6" w:space="0" w:color="000000"/>
              <w:left w:val="single" w:sz="6" w:space="0" w:color="000000"/>
              <w:bottom w:val="single" w:sz="6" w:space="0" w:color="000000"/>
              <w:right w:val="single" w:sz="6" w:space="0" w:color="000000"/>
            </w:tcBorders>
            <w:vAlign w:val="center"/>
            <w:hideMark/>
          </w:tcPr>
          <w:p w14:paraId="0EEB09B5" w14:textId="77777777" w:rsidR="004D00E9" w:rsidRPr="004D00E9" w:rsidRDefault="004D00E9" w:rsidP="004D00E9">
            <w:pPr>
              <w:rPr>
                <w:rFonts w:asciiTheme="minorBidi" w:hAnsiTheme="minorBidi" w:cstheme="minorBidi"/>
                <w:color w:val="074F6A" w:themeColor="accent4" w:themeShade="80"/>
                <w:sz w:val="20"/>
                <w:szCs w:val="20"/>
              </w:rPr>
            </w:pP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E00ABE" w14:textId="77777777" w:rsidR="004D00E9" w:rsidRPr="004D00E9" w:rsidRDefault="004D00E9" w:rsidP="004D00E9">
            <w:pPr>
              <w:rPr>
                <w:rFonts w:asciiTheme="minorBidi" w:hAnsiTheme="minorBidi" w:cstheme="minorBidi"/>
                <w:color w:val="074F6A" w:themeColor="accent4" w:themeShade="80"/>
                <w:sz w:val="20"/>
                <w:szCs w:val="20"/>
              </w:rPr>
            </w:pPr>
            <w:proofErr w:type="spellStart"/>
            <w:r w:rsidRPr="004D00E9">
              <w:rPr>
                <w:rFonts w:asciiTheme="minorBidi" w:hAnsiTheme="minorBidi" w:cstheme="minorBidi"/>
                <w:b/>
                <w:bCs/>
                <w:color w:val="074F6A" w:themeColor="accent4" w:themeShade="80"/>
                <w:sz w:val="20"/>
                <w:szCs w:val="20"/>
              </w:rPr>
              <w:t>wigend_helix</w:t>
            </w:r>
            <w:proofErr w:type="spellEnd"/>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08F862" w14:textId="77777777" w:rsidR="004D00E9" w:rsidRPr="004D00E9" w:rsidRDefault="004D00E9" w:rsidP="004D00E9">
            <w:pPr>
              <w:rPr>
                <w:rFonts w:asciiTheme="minorBidi" w:hAnsiTheme="minorBidi" w:cstheme="minorBidi"/>
                <w:color w:val="074F6A" w:themeColor="accent4" w:themeShade="80"/>
                <w:sz w:val="20"/>
                <w:szCs w:val="20"/>
              </w:rPr>
            </w:pPr>
            <w:proofErr w:type="spellStart"/>
            <w:proofErr w:type="gramStart"/>
            <w:r w:rsidRPr="004D00E9">
              <w:rPr>
                <w:rFonts w:asciiTheme="minorBidi" w:hAnsiTheme="minorBidi" w:cstheme="minorBidi"/>
                <w:b/>
                <w:bCs/>
                <w:color w:val="074F6A" w:themeColor="accent4" w:themeShade="80"/>
                <w:sz w:val="20"/>
                <w:szCs w:val="20"/>
              </w:rPr>
              <w:t>PH.domain</w:t>
            </w:r>
            <w:proofErr w:type="spellEnd"/>
            <w:proofErr w:type="gramEnd"/>
            <w:r w:rsidRPr="004D00E9">
              <w:rPr>
                <w:rFonts w:asciiTheme="minorBidi" w:hAnsiTheme="minorBidi" w:cstheme="minorBidi"/>
                <w:b/>
                <w:bCs/>
                <w:color w:val="074F6A" w:themeColor="accent4" w:themeShade="80"/>
                <w:sz w:val="20"/>
                <w:szCs w:val="20"/>
              </w:rPr>
              <w:t>-like</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2DADE2"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NTF-like</w:t>
            </w:r>
          </w:p>
        </w:tc>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746841"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Ubiquitin-like</w:t>
            </w:r>
          </w:p>
        </w:tc>
        <w:tc>
          <w:tcPr>
            <w:tcW w:w="143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D06572"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Immunoglobulins</w:t>
            </w:r>
          </w:p>
        </w:tc>
      </w:tr>
      <w:tr w:rsidR="006A3436" w:rsidRPr="004D00E9" w14:paraId="44E9A003" w14:textId="77777777" w:rsidTr="00E76499">
        <w:trPr>
          <w:trHeight w:val="264"/>
        </w:trPr>
        <w:tc>
          <w:tcPr>
            <w:tcW w:w="17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753A35"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CPE (1NN)</w:t>
            </w:r>
          </w:p>
        </w:tc>
        <w:tc>
          <w:tcPr>
            <w:tcW w:w="9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46C929"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103 Sec</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A015CC"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70D5CE"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C6F723"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0.96</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03AF25"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62CA9D"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43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03B2A7"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r>
      <w:tr w:rsidR="006A3436" w:rsidRPr="004D00E9" w14:paraId="78E46298" w14:textId="77777777" w:rsidTr="00E76499">
        <w:trPr>
          <w:trHeight w:val="165"/>
        </w:trPr>
        <w:tc>
          <w:tcPr>
            <w:tcW w:w="17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AC69C8"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CPE (RF)</w:t>
            </w:r>
          </w:p>
        </w:tc>
        <w:tc>
          <w:tcPr>
            <w:tcW w:w="9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62FD90"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103 Sec</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A66A56"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4A23BC"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0.97</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49A980"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0.97</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F89B45"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698500"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43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20302A"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r>
      <w:tr w:rsidR="006A3436" w:rsidRPr="004D00E9" w14:paraId="4C79619C" w14:textId="77777777" w:rsidTr="00E76499">
        <w:trPr>
          <w:trHeight w:val="282"/>
        </w:trPr>
        <w:tc>
          <w:tcPr>
            <w:tcW w:w="17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A748EB"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SPE (1NN)</w:t>
            </w:r>
          </w:p>
        </w:tc>
        <w:tc>
          <w:tcPr>
            <w:tcW w:w="9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A54832" w14:textId="28EA1EBB" w:rsidR="004D00E9" w:rsidRPr="004D00E9" w:rsidRDefault="004D00E9" w:rsidP="003279AF">
            <w:pPr>
              <w:jc w:val="center"/>
              <w:rPr>
                <w:rFonts w:asciiTheme="minorBidi" w:hAnsiTheme="minorBidi" w:cstheme="minorBidi"/>
                <w:color w:val="074F6A" w:themeColor="accent4" w:themeShade="80"/>
                <w:sz w:val="20"/>
                <w:szCs w:val="20"/>
              </w:rPr>
            </w:pP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CF8480" w14:textId="38A9B0A5"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1AF046" w14:textId="60EA7312"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809C1A" w14:textId="1D4D5E2C"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0.96</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F14FCA" w14:textId="3C226F4A"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8EB0A7" w14:textId="1014314B"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143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1BE051" w14:textId="71B3C1B1"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r>
      <w:tr w:rsidR="006A3436" w:rsidRPr="004D00E9" w14:paraId="541A69D2" w14:textId="77777777" w:rsidTr="00E76499">
        <w:trPr>
          <w:trHeight w:val="255"/>
        </w:trPr>
        <w:tc>
          <w:tcPr>
            <w:tcW w:w="17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A283DF"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SPE (RF)</w:t>
            </w:r>
          </w:p>
        </w:tc>
        <w:tc>
          <w:tcPr>
            <w:tcW w:w="9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A9F8EC" w14:textId="181A8D07" w:rsidR="004D00E9" w:rsidRPr="004D00E9" w:rsidRDefault="004D00E9" w:rsidP="003279AF">
            <w:pPr>
              <w:jc w:val="center"/>
              <w:rPr>
                <w:rFonts w:asciiTheme="minorBidi" w:hAnsiTheme="minorBidi" w:cstheme="minorBidi"/>
                <w:color w:val="074F6A" w:themeColor="accent4" w:themeShade="80"/>
                <w:sz w:val="20"/>
                <w:szCs w:val="20"/>
              </w:rPr>
            </w:pP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BF59B0" w14:textId="4DA10468"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E09A9E" w14:textId="3532F2D5"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0.97</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98659B" w14:textId="7E9AA22D"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0.95</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7ECCB7" w14:textId="0D4C9F86"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80676B" w14:textId="4F907EDE"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143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0C2CAB" w14:textId="755FE469"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r>
      <w:tr w:rsidR="006A3436" w:rsidRPr="004D00E9" w14:paraId="025502AC" w14:textId="77777777" w:rsidTr="00E76499">
        <w:trPr>
          <w:trHeight w:val="165"/>
        </w:trPr>
        <w:tc>
          <w:tcPr>
            <w:tcW w:w="17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5A84FE" w14:textId="77777777" w:rsidR="004D00E9" w:rsidRPr="004D00E9" w:rsidRDefault="004D00E9" w:rsidP="004D00E9">
            <w:pPr>
              <w:rPr>
                <w:rFonts w:asciiTheme="minorBidi" w:hAnsiTheme="minorBidi" w:cstheme="minorBidi"/>
                <w:color w:val="074F6A" w:themeColor="accent4" w:themeShade="80"/>
                <w:sz w:val="20"/>
                <w:szCs w:val="20"/>
              </w:rPr>
            </w:pPr>
            <w:proofErr w:type="spellStart"/>
            <w:r w:rsidRPr="004D00E9">
              <w:rPr>
                <w:rFonts w:asciiTheme="minorBidi" w:hAnsiTheme="minorBidi" w:cstheme="minorBidi"/>
                <w:b/>
                <w:bCs/>
                <w:color w:val="074F6A" w:themeColor="accent4" w:themeShade="80"/>
                <w:sz w:val="20"/>
                <w:szCs w:val="20"/>
              </w:rPr>
              <w:t>TM_Vec</w:t>
            </w:r>
            <w:proofErr w:type="spellEnd"/>
            <w:r w:rsidRPr="004D00E9">
              <w:rPr>
                <w:rFonts w:asciiTheme="minorBidi" w:hAnsiTheme="minorBidi" w:cstheme="minorBidi"/>
                <w:color w:val="074F6A" w:themeColor="accent4" w:themeShade="80"/>
                <w:sz w:val="20"/>
                <w:szCs w:val="20"/>
              </w:rPr>
              <w:t xml:space="preserve"> </w:t>
            </w:r>
            <w:r w:rsidRPr="004D00E9">
              <w:rPr>
                <w:rFonts w:asciiTheme="minorBidi" w:hAnsiTheme="minorBidi" w:cstheme="minorBidi"/>
                <w:b/>
                <w:bCs/>
                <w:color w:val="074F6A" w:themeColor="accent4" w:themeShade="80"/>
                <w:sz w:val="20"/>
                <w:szCs w:val="20"/>
              </w:rPr>
              <w:t>(1NN)</w:t>
            </w:r>
          </w:p>
        </w:tc>
        <w:tc>
          <w:tcPr>
            <w:tcW w:w="9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ACC6BB"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955 Sec</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50F88E"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5C4CC3"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F97AE6"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1</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ECD43F"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1</w:t>
            </w:r>
          </w:p>
        </w:tc>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97571E"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43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F5F8C3"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r>
    </w:tbl>
    <w:p w14:paraId="12542BF2" w14:textId="77777777" w:rsidR="004D00E9" w:rsidRPr="004D00E9" w:rsidRDefault="004D00E9" w:rsidP="004D00E9">
      <w:pPr>
        <w:rPr>
          <w:rFonts w:asciiTheme="minorBidi" w:hAnsiTheme="minorBidi" w:cstheme="minorBidi"/>
          <w:sz w:val="22"/>
          <w:szCs w:val="22"/>
        </w:rPr>
      </w:pPr>
      <w:r w:rsidRPr="004D00E9">
        <w:rPr>
          <w:rFonts w:asciiTheme="minorBidi" w:hAnsiTheme="minorBidi" w:cstheme="minorBidi"/>
          <w:sz w:val="22"/>
          <w:szCs w:val="22"/>
        </w:rPr>
        <w:t> </w:t>
      </w:r>
    </w:p>
    <w:p w14:paraId="4226A3E1" w14:textId="77777777" w:rsidR="004D00E9" w:rsidRPr="004D00E9" w:rsidRDefault="004D00E9" w:rsidP="004D00E9">
      <w:pPr>
        <w:rPr>
          <w:rFonts w:asciiTheme="minorBidi" w:hAnsiTheme="minorBidi" w:cstheme="minorBidi"/>
          <w:sz w:val="22"/>
          <w:szCs w:val="22"/>
        </w:rPr>
      </w:pPr>
    </w:p>
    <w:p w14:paraId="633DA5DA" w14:textId="77777777" w:rsidR="00B24E13" w:rsidRPr="00B24E13" w:rsidRDefault="004D00E9" w:rsidP="00B24E13">
      <w:pPr>
        <w:jc w:val="lowKashida"/>
        <w:rPr>
          <w:rFonts w:asciiTheme="minorBidi" w:hAnsiTheme="minorBidi" w:cstheme="minorBidi"/>
          <w:color w:val="074F6A" w:themeColor="accent4" w:themeShade="80"/>
          <w:sz w:val="22"/>
          <w:szCs w:val="22"/>
        </w:rPr>
      </w:pPr>
      <w:r w:rsidRPr="004D00E9">
        <w:rPr>
          <w:rFonts w:asciiTheme="minorBidi" w:hAnsiTheme="minorBidi" w:cstheme="minorBidi"/>
          <w:color w:val="074F6A" w:themeColor="accent4" w:themeShade="80"/>
          <w:sz w:val="22"/>
          <w:szCs w:val="22"/>
        </w:rPr>
        <w:t xml:space="preserve">We have also included the CPE results for the phylogenetic network reconstruction of the ferritin-like superfamily in Fig. 9 (previously Fig. 7). </w:t>
      </w:r>
      <w:r w:rsidR="00B24E13" w:rsidRPr="00B24E13">
        <w:rPr>
          <w:rFonts w:asciiTheme="minorBidi" w:hAnsiTheme="minorBidi" w:cstheme="minorBidi"/>
          <w:color w:val="074F6A" w:themeColor="accent4" w:themeShade="80"/>
          <w:sz w:val="22"/>
          <w:szCs w:val="22"/>
        </w:rPr>
        <w:t xml:space="preserve">A more detailed comparison of the performance of these methods </w:t>
      </w:r>
      <w:commentRangeStart w:id="3"/>
      <w:r w:rsidR="00B24E13" w:rsidRPr="00B24E13">
        <w:rPr>
          <w:rFonts w:asciiTheme="minorBidi" w:hAnsiTheme="minorBidi" w:cstheme="minorBidi"/>
          <w:color w:val="074F6A" w:themeColor="accent4" w:themeShade="80"/>
          <w:sz w:val="22"/>
          <w:szCs w:val="22"/>
        </w:rPr>
        <w:t>is provided in the response to C5</w:t>
      </w:r>
      <w:commentRangeEnd w:id="3"/>
      <w:r w:rsidR="007F098A">
        <w:rPr>
          <w:rStyle w:val="CommentReference"/>
        </w:rPr>
        <w:commentReference w:id="3"/>
      </w:r>
      <w:r w:rsidR="00B24E13" w:rsidRPr="00B24E13">
        <w:rPr>
          <w:rFonts w:asciiTheme="minorBidi" w:hAnsiTheme="minorBidi" w:cstheme="minorBidi"/>
          <w:color w:val="074F6A" w:themeColor="accent4" w:themeShade="80"/>
          <w:sz w:val="22"/>
          <w:szCs w:val="22"/>
        </w:rPr>
        <w:t>.</w:t>
      </w:r>
    </w:p>
    <w:p w14:paraId="4F108C36" w14:textId="77777777" w:rsidR="00B24E13" w:rsidRPr="00B24E13" w:rsidRDefault="00B24E13" w:rsidP="00B24E13">
      <w:pPr>
        <w:jc w:val="lowKashida"/>
        <w:rPr>
          <w:rFonts w:asciiTheme="minorBidi" w:hAnsiTheme="minorBidi" w:cstheme="minorBidi"/>
          <w:color w:val="074F6A" w:themeColor="accent4" w:themeShade="80"/>
          <w:sz w:val="22"/>
          <w:szCs w:val="22"/>
        </w:rPr>
      </w:pPr>
    </w:p>
    <w:p w14:paraId="44A0BB64" w14:textId="193F99DB" w:rsidR="0028514C" w:rsidRDefault="0028514C">
      <w:pPr>
        <w:rPr>
          <w:rFonts w:asciiTheme="minorBidi" w:hAnsiTheme="minorBidi" w:cstheme="minorBidi"/>
          <w:sz w:val="22"/>
          <w:szCs w:val="22"/>
        </w:rPr>
      </w:pPr>
    </w:p>
    <w:p w14:paraId="1074312A" w14:textId="77777777" w:rsidR="0088522C" w:rsidRDefault="0088522C">
      <w:pPr>
        <w:rPr>
          <w:rFonts w:asciiTheme="minorBidi" w:hAnsiTheme="minorBidi" w:cstheme="minorBidi"/>
          <w:sz w:val="22"/>
          <w:szCs w:val="22"/>
        </w:rPr>
      </w:pPr>
    </w:p>
    <w:p w14:paraId="071C0699" w14:textId="77777777" w:rsidR="0088522C" w:rsidRDefault="0088522C">
      <w:pPr>
        <w:rPr>
          <w:rFonts w:asciiTheme="minorBidi" w:hAnsiTheme="minorBidi" w:cstheme="minorBidi"/>
          <w:sz w:val="22"/>
          <w:szCs w:val="22"/>
        </w:rPr>
      </w:pPr>
    </w:p>
    <w:p w14:paraId="02A8495B" w14:textId="77777777" w:rsidR="0088522C" w:rsidRDefault="0088522C">
      <w:pPr>
        <w:rPr>
          <w:rFonts w:asciiTheme="minorBidi" w:hAnsiTheme="minorBidi" w:cstheme="minorBidi"/>
          <w:sz w:val="22"/>
          <w:szCs w:val="22"/>
        </w:rPr>
      </w:pPr>
    </w:p>
    <w:p w14:paraId="260FD8DF" w14:textId="0A23474C" w:rsidR="0088522C" w:rsidRDefault="00CE4FC5" w:rsidP="00CE4FC5">
      <w:pPr>
        <w:jc w:val="lowKashida"/>
        <w:rPr>
          <w:rFonts w:asciiTheme="minorBidi" w:hAnsiTheme="minorBidi" w:cstheme="minorBidi"/>
          <w:sz w:val="22"/>
          <w:szCs w:val="22"/>
        </w:rPr>
      </w:pPr>
      <w:r w:rsidRPr="00CE4FC5">
        <w:rPr>
          <w:rFonts w:asciiTheme="minorBidi" w:hAnsiTheme="minorBidi" w:cstheme="minorBidi"/>
          <w:sz w:val="22"/>
          <w:szCs w:val="22"/>
        </w:rPr>
        <w:t>4</w:t>
      </w:r>
      <w:r>
        <w:rPr>
          <w:rFonts w:asciiTheme="minorBidi" w:hAnsiTheme="minorBidi" w:cstheme="minorBidi"/>
          <w:sz w:val="22"/>
          <w:szCs w:val="22"/>
        </w:rPr>
        <w:t>)</w:t>
      </w:r>
      <w:r w:rsidRPr="00CE4FC5">
        <w:rPr>
          <w:rFonts w:asciiTheme="minorBidi" w:hAnsiTheme="minorBidi" w:cstheme="minorBidi"/>
          <w:sz w:val="22"/>
          <w:szCs w:val="22"/>
        </w:rPr>
        <w:t xml:space="preserve"> For the spike protein classification, the author may want to compare with a sequence similarity-based method. In addition, the order of the clusters in hierarchical clustering doesn’t represent the similarity among the clusters. If the authors want to make a statement about </w:t>
      </w:r>
      <w:proofErr w:type="spellStart"/>
      <w:r w:rsidRPr="00CE4FC5">
        <w:rPr>
          <w:rFonts w:asciiTheme="minorBidi" w:hAnsiTheme="minorBidi" w:cstheme="minorBidi"/>
          <w:sz w:val="22"/>
          <w:szCs w:val="22"/>
        </w:rPr>
        <w:t>MERS_Cov</w:t>
      </w:r>
      <w:proofErr w:type="spellEnd"/>
      <w:r w:rsidRPr="00CE4FC5">
        <w:rPr>
          <w:rFonts w:asciiTheme="minorBidi" w:hAnsiTheme="minorBidi" w:cstheme="minorBidi"/>
          <w:sz w:val="22"/>
          <w:szCs w:val="22"/>
        </w:rPr>
        <w:t xml:space="preserve"> involved to </w:t>
      </w:r>
      <w:proofErr w:type="spellStart"/>
      <w:r w:rsidRPr="00CE4FC5">
        <w:rPr>
          <w:rFonts w:asciiTheme="minorBidi" w:hAnsiTheme="minorBidi" w:cstheme="minorBidi"/>
          <w:sz w:val="22"/>
          <w:szCs w:val="22"/>
        </w:rPr>
        <w:t>SARS_Cov</w:t>
      </w:r>
      <w:proofErr w:type="spellEnd"/>
      <w:r w:rsidRPr="00CE4FC5">
        <w:rPr>
          <w:rFonts w:asciiTheme="minorBidi" w:hAnsiTheme="minorBidi" w:cstheme="minorBidi"/>
          <w:sz w:val="22"/>
          <w:szCs w:val="22"/>
        </w:rPr>
        <w:t>, then SARS_Cov2, a better way is to examine the similarity among these three groups.</w:t>
      </w:r>
    </w:p>
    <w:p w14:paraId="2BBE027B" w14:textId="77777777" w:rsidR="00CE4FC5" w:rsidRDefault="00CE4FC5" w:rsidP="00CE4FC5">
      <w:pPr>
        <w:jc w:val="lowKashida"/>
        <w:rPr>
          <w:rFonts w:asciiTheme="minorBidi" w:hAnsiTheme="minorBidi" w:cstheme="minorBidi"/>
          <w:sz w:val="22"/>
          <w:szCs w:val="22"/>
        </w:rPr>
      </w:pPr>
    </w:p>
    <w:p w14:paraId="06D1F9FA" w14:textId="722CF8B1" w:rsidR="00CE4FC5" w:rsidRPr="00CE4FC5" w:rsidRDefault="00CE4FC5" w:rsidP="00CE4FC5">
      <w:pPr>
        <w:jc w:val="lowKashida"/>
        <w:rPr>
          <w:rFonts w:asciiTheme="minorBidi" w:eastAsiaTheme="majorEastAsia" w:hAnsiTheme="minorBidi" w:cstheme="minorBidi"/>
          <w:color w:val="074F6A" w:themeColor="accent4" w:themeShade="80"/>
          <w:sz w:val="22"/>
          <w:szCs w:val="22"/>
        </w:rPr>
      </w:pPr>
      <w:r w:rsidRPr="00145BB3">
        <w:rPr>
          <w:rFonts w:asciiTheme="minorBidi" w:eastAsiaTheme="majorEastAsia" w:hAnsiTheme="minorBidi" w:cstheme="minorBidi"/>
          <w:i/>
          <w:iCs/>
          <w:color w:val="074F6A" w:themeColor="accent4" w:themeShade="80"/>
          <w:sz w:val="22"/>
          <w:szCs w:val="22"/>
        </w:rPr>
        <w:t>ANSWER</w:t>
      </w:r>
      <w:r w:rsidRPr="00145BB3">
        <w:rPr>
          <w:rFonts w:asciiTheme="minorBidi" w:eastAsiaTheme="majorEastAsia" w:hAnsiTheme="minorBidi" w:cstheme="minorBidi"/>
          <w:color w:val="074F6A" w:themeColor="accent4" w:themeShade="80"/>
          <w:sz w:val="22"/>
          <w:szCs w:val="22"/>
        </w:rPr>
        <w:t>:</w:t>
      </w:r>
      <w:r>
        <w:rPr>
          <w:rFonts w:asciiTheme="minorBidi" w:eastAsiaTheme="majorEastAsia" w:hAnsiTheme="minorBidi" w:cstheme="minorBidi"/>
          <w:color w:val="074F6A" w:themeColor="accent4" w:themeShade="80"/>
          <w:sz w:val="22"/>
          <w:szCs w:val="22"/>
        </w:rPr>
        <w:t xml:space="preserve"> </w:t>
      </w:r>
      <w:r w:rsidRPr="00CE4FC5">
        <w:rPr>
          <w:rFonts w:asciiTheme="minorBidi" w:eastAsiaTheme="majorEastAsia" w:hAnsiTheme="minorBidi" w:cstheme="minorBidi"/>
          <w:color w:val="074F6A" w:themeColor="accent4" w:themeShade="80"/>
          <w:sz w:val="22"/>
          <w:szCs w:val="22"/>
        </w:rPr>
        <w:t xml:space="preserve">Thank you for </w:t>
      </w:r>
      <w:r w:rsidR="00AF35AB">
        <w:rPr>
          <w:rFonts w:asciiTheme="minorBidi" w:eastAsiaTheme="majorEastAsia" w:hAnsiTheme="minorBidi" w:cstheme="minorBidi"/>
          <w:color w:val="074F6A" w:themeColor="accent4" w:themeShade="80"/>
          <w:sz w:val="22"/>
          <w:szCs w:val="22"/>
        </w:rPr>
        <w:t>this very</w:t>
      </w:r>
      <w:r w:rsidR="007F098A" w:rsidRPr="00CE4FC5">
        <w:rPr>
          <w:rFonts w:asciiTheme="minorBidi" w:eastAsiaTheme="majorEastAsia" w:hAnsiTheme="minorBidi" w:cstheme="minorBidi"/>
          <w:color w:val="074F6A" w:themeColor="accent4" w:themeShade="80"/>
          <w:sz w:val="22"/>
          <w:szCs w:val="22"/>
        </w:rPr>
        <w:t xml:space="preserve"> </w:t>
      </w:r>
      <w:r w:rsidRPr="00CE4FC5">
        <w:rPr>
          <w:rFonts w:asciiTheme="minorBidi" w:eastAsiaTheme="majorEastAsia" w:hAnsiTheme="minorBidi" w:cstheme="minorBidi"/>
          <w:color w:val="074F6A" w:themeColor="accent4" w:themeShade="80"/>
          <w:sz w:val="22"/>
          <w:szCs w:val="22"/>
        </w:rPr>
        <w:t xml:space="preserve">helpful comment. Section 3.5 has </w:t>
      </w:r>
      <w:r w:rsidR="007F098A">
        <w:rPr>
          <w:rFonts w:asciiTheme="minorBidi" w:eastAsiaTheme="majorEastAsia" w:hAnsiTheme="minorBidi" w:cstheme="minorBidi"/>
          <w:color w:val="074F6A" w:themeColor="accent4" w:themeShade="80"/>
          <w:sz w:val="22"/>
          <w:szCs w:val="22"/>
        </w:rPr>
        <w:t xml:space="preserve">now </w:t>
      </w:r>
      <w:r w:rsidRPr="00CE4FC5">
        <w:rPr>
          <w:rFonts w:asciiTheme="minorBidi" w:eastAsiaTheme="majorEastAsia" w:hAnsiTheme="minorBidi" w:cstheme="minorBidi"/>
          <w:color w:val="074F6A" w:themeColor="accent4" w:themeShade="80"/>
          <w:sz w:val="22"/>
          <w:szCs w:val="22"/>
        </w:rPr>
        <w:t xml:space="preserve">been revised to meet the requirements. In response, we have added a phylogenetic tree constructed using sequence similarity-based methods. The multiple sequence alignment of spike proteins was performed using the </w:t>
      </w:r>
      <w:proofErr w:type="spellStart"/>
      <w:r w:rsidRPr="00CE4FC5">
        <w:rPr>
          <w:rFonts w:asciiTheme="minorBidi" w:eastAsiaTheme="majorEastAsia" w:hAnsiTheme="minorBidi" w:cstheme="minorBidi"/>
          <w:b/>
          <w:bCs/>
          <w:color w:val="074F6A" w:themeColor="accent4" w:themeShade="80"/>
          <w:sz w:val="22"/>
          <w:szCs w:val="22"/>
        </w:rPr>
        <w:t>msa</w:t>
      </w:r>
      <w:proofErr w:type="spellEnd"/>
      <w:r w:rsidRPr="00CE4FC5">
        <w:rPr>
          <w:rFonts w:asciiTheme="minorBidi" w:eastAsiaTheme="majorEastAsia" w:hAnsiTheme="minorBidi" w:cstheme="minorBidi"/>
          <w:color w:val="074F6A" w:themeColor="accent4" w:themeShade="80"/>
          <w:sz w:val="22"/>
          <w:szCs w:val="22"/>
        </w:rPr>
        <w:t xml:space="preserve"> package in R with the </w:t>
      </w:r>
      <w:proofErr w:type="spellStart"/>
      <w:r w:rsidRPr="00CE4FC5">
        <w:rPr>
          <w:rFonts w:asciiTheme="minorBidi" w:eastAsiaTheme="majorEastAsia" w:hAnsiTheme="minorBidi" w:cstheme="minorBidi"/>
          <w:color w:val="074F6A" w:themeColor="accent4" w:themeShade="80"/>
          <w:sz w:val="22"/>
          <w:szCs w:val="22"/>
        </w:rPr>
        <w:t>ClustalW</w:t>
      </w:r>
      <w:proofErr w:type="spellEnd"/>
      <w:r w:rsidRPr="00CE4FC5">
        <w:rPr>
          <w:rFonts w:asciiTheme="minorBidi" w:eastAsiaTheme="majorEastAsia" w:hAnsiTheme="minorBidi" w:cstheme="minorBidi"/>
          <w:color w:val="074F6A" w:themeColor="accent4" w:themeShade="80"/>
          <w:sz w:val="22"/>
          <w:szCs w:val="22"/>
        </w:rPr>
        <w:t xml:space="preserve"> method, and protein distances were calculated using the </w:t>
      </w:r>
      <w:proofErr w:type="spellStart"/>
      <w:r w:rsidRPr="00CE4FC5">
        <w:rPr>
          <w:rFonts w:asciiTheme="minorBidi" w:eastAsiaTheme="majorEastAsia" w:hAnsiTheme="minorBidi" w:cstheme="minorBidi"/>
          <w:b/>
          <w:bCs/>
          <w:color w:val="074F6A" w:themeColor="accent4" w:themeShade="80"/>
          <w:sz w:val="22"/>
          <w:szCs w:val="22"/>
        </w:rPr>
        <w:t>seqinr</w:t>
      </w:r>
      <w:proofErr w:type="spellEnd"/>
      <w:r w:rsidRPr="00CE4FC5">
        <w:rPr>
          <w:rFonts w:asciiTheme="minorBidi" w:eastAsiaTheme="majorEastAsia" w:hAnsiTheme="minorBidi" w:cstheme="minorBidi"/>
          <w:color w:val="074F6A" w:themeColor="accent4" w:themeShade="80"/>
          <w:sz w:val="22"/>
          <w:szCs w:val="22"/>
        </w:rPr>
        <w:t xml:space="preserve"> package with the number of identities as the distance metric. Phylogenetic trees were then built using the UPGMA method in the </w:t>
      </w:r>
      <w:proofErr w:type="spellStart"/>
      <w:r w:rsidRPr="00CE4FC5">
        <w:rPr>
          <w:rFonts w:asciiTheme="minorBidi" w:eastAsiaTheme="majorEastAsia" w:hAnsiTheme="minorBidi" w:cstheme="minorBidi"/>
          <w:b/>
          <w:bCs/>
          <w:color w:val="074F6A" w:themeColor="accent4" w:themeShade="80"/>
          <w:sz w:val="22"/>
          <w:szCs w:val="22"/>
        </w:rPr>
        <w:t>phangorn</w:t>
      </w:r>
      <w:proofErr w:type="spellEnd"/>
      <w:r w:rsidRPr="00CE4FC5">
        <w:rPr>
          <w:rFonts w:asciiTheme="minorBidi" w:eastAsiaTheme="majorEastAsia" w:hAnsiTheme="minorBidi" w:cstheme="minorBidi"/>
          <w:color w:val="074F6A" w:themeColor="accent4" w:themeShade="80"/>
          <w:sz w:val="22"/>
          <w:szCs w:val="22"/>
        </w:rPr>
        <w:t xml:space="preserve"> package. The resulting tree, based on sequence similarity, is presented in</w:t>
      </w:r>
      <w:r w:rsidR="007F098A">
        <w:rPr>
          <w:rFonts w:asciiTheme="minorBidi" w:eastAsiaTheme="majorEastAsia" w:hAnsiTheme="minorBidi" w:cstheme="minorBidi"/>
          <w:color w:val="074F6A" w:themeColor="accent4" w:themeShade="80"/>
          <w:sz w:val="22"/>
          <w:szCs w:val="22"/>
        </w:rPr>
        <w:t xml:space="preserve"> new</w:t>
      </w:r>
      <w:r w:rsidRPr="00CE4FC5">
        <w:rPr>
          <w:rFonts w:asciiTheme="minorBidi" w:eastAsiaTheme="majorEastAsia" w:hAnsiTheme="minorBidi" w:cstheme="minorBidi"/>
          <w:color w:val="074F6A" w:themeColor="accent4" w:themeShade="80"/>
          <w:sz w:val="22"/>
          <w:szCs w:val="22"/>
        </w:rPr>
        <w:t xml:space="preserve"> </w:t>
      </w:r>
      <w:r w:rsidRPr="00CE4FC5">
        <w:rPr>
          <w:rFonts w:asciiTheme="minorBidi" w:eastAsiaTheme="majorEastAsia" w:hAnsiTheme="minorBidi" w:cstheme="minorBidi"/>
          <w:b/>
          <w:bCs/>
          <w:color w:val="074F6A" w:themeColor="accent4" w:themeShade="80"/>
          <w:sz w:val="22"/>
          <w:szCs w:val="22"/>
        </w:rPr>
        <w:t>Fig. 10B</w:t>
      </w:r>
      <w:r w:rsidRPr="00CE4FC5">
        <w:rPr>
          <w:rFonts w:asciiTheme="minorBidi" w:eastAsiaTheme="majorEastAsia" w:hAnsiTheme="minorBidi" w:cstheme="minorBidi"/>
          <w:color w:val="074F6A" w:themeColor="accent4" w:themeShade="80"/>
          <w:sz w:val="22"/>
          <w:szCs w:val="22"/>
        </w:rPr>
        <w:t xml:space="preserve">. To address </w:t>
      </w:r>
      <w:r w:rsidR="007F098A">
        <w:rPr>
          <w:rFonts w:asciiTheme="minorBidi" w:eastAsiaTheme="majorEastAsia" w:hAnsiTheme="minorBidi" w:cstheme="minorBidi"/>
          <w:color w:val="074F6A" w:themeColor="accent4" w:themeShade="80"/>
          <w:sz w:val="22"/>
          <w:szCs w:val="22"/>
        </w:rPr>
        <w:t>the</w:t>
      </w:r>
      <w:r w:rsidR="007F098A" w:rsidRPr="00CE4FC5">
        <w:rPr>
          <w:rFonts w:asciiTheme="minorBidi" w:eastAsiaTheme="majorEastAsia" w:hAnsiTheme="minorBidi" w:cstheme="minorBidi"/>
          <w:color w:val="074F6A" w:themeColor="accent4" w:themeShade="80"/>
          <w:sz w:val="22"/>
          <w:szCs w:val="22"/>
        </w:rPr>
        <w:t xml:space="preserve"> </w:t>
      </w:r>
      <w:r w:rsidRPr="00CE4FC5">
        <w:rPr>
          <w:rFonts w:asciiTheme="minorBidi" w:eastAsiaTheme="majorEastAsia" w:hAnsiTheme="minorBidi" w:cstheme="minorBidi"/>
          <w:color w:val="074F6A" w:themeColor="accent4" w:themeShade="80"/>
          <w:sz w:val="22"/>
          <w:szCs w:val="22"/>
        </w:rPr>
        <w:t>point about the order of clusters in hierarchical clustering, we recognize that the clustering order does not always accurately represent evolutionary relationships. Therefore, we have placed greater emphasis on using the phylogenetic trees from various methods (CPE, protein sequence, TM-</w:t>
      </w:r>
      <w:proofErr w:type="spellStart"/>
      <w:r w:rsidRPr="00CE4FC5">
        <w:rPr>
          <w:rFonts w:asciiTheme="minorBidi" w:eastAsiaTheme="majorEastAsia" w:hAnsiTheme="minorBidi" w:cstheme="minorBidi"/>
          <w:color w:val="074F6A" w:themeColor="accent4" w:themeShade="80"/>
          <w:sz w:val="22"/>
          <w:szCs w:val="22"/>
        </w:rPr>
        <w:t>Vec</w:t>
      </w:r>
      <w:proofErr w:type="spellEnd"/>
      <w:r w:rsidRPr="00CE4FC5">
        <w:rPr>
          <w:rFonts w:asciiTheme="minorBidi" w:eastAsiaTheme="majorEastAsia" w:hAnsiTheme="minorBidi" w:cstheme="minorBidi"/>
          <w:color w:val="074F6A" w:themeColor="accent4" w:themeShade="80"/>
          <w:sz w:val="22"/>
          <w:szCs w:val="22"/>
        </w:rPr>
        <w:t>, SPE, RMSD, and TM-Score) to assess the relationships between these virus groups. In particular, the phylogenetic trees allow us to more accurately examine the similarity among SARS-CoV, SARS-CoV-2, and MERS-</w:t>
      </w:r>
      <w:proofErr w:type="spellStart"/>
      <w:r w:rsidRPr="00CE4FC5">
        <w:rPr>
          <w:rFonts w:asciiTheme="minorBidi" w:eastAsiaTheme="majorEastAsia" w:hAnsiTheme="minorBidi" w:cstheme="minorBidi"/>
          <w:color w:val="074F6A" w:themeColor="accent4" w:themeShade="80"/>
          <w:sz w:val="22"/>
          <w:szCs w:val="22"/>
        </w:rPr>
        <w:t>CoV</w:t>
      </w:r>
      <w:proofErr w:type="spellEnd"/>
      <w:r w:rsidRPr="00CE4FC5">
        <w:rPr>
          <w:rFonts w:asciiTheme="minorBidi" w:eastAsiaTheme="majorEastAsia" w:hAnsiTheme="minorBidi" w:cstheme="minorBidi"/>
          <w:color w:val="074F6A" w:themeColor="accent4" w:themeShade="80"/>
          <w:sz w:val="22"/>
          <w:szCs w:val="22"/>
        </w:rPr>
        <w:t>.</w:t>
      </w:r>
    </w:p>
    <w:p w14:paraId="35608F7C" w14:textId="09DD38EA" w:rsidR="00E550A1" w:rsidRDefault="00CE4FC5" w:rsidP="004E3FB3">
      <w:pPr>
        <w:jc w:val="lowKashida"/>
        <w:rPr>
          <w:rFonts w:asciiTheme="minorBidi" w:eastAsiaTheme="majorEastAsia" w:hAnsiTheme="minorBidi" w:cstheme="minorBidi"/>
          <w:color w:val="074F6A" w:themeColor="accent4" w:themeShade="80"/>
          <w:sz w:val="22"/>
          <w:szCs w:val="22"/>
        </w:rPr>
      </w:pPr>
      <w:r w:rsidRPr="00CE4FC5">
        <w:rPr>
          <w:rFonts w:asciiTheme="minorBidi" w:eastAsiaTheme="majorEastAsia" w:hAnsiTheme="minorBidi" w:cstheme="minorBidi"/>
          <w:color w:val="074F6A" w:themeColor="accent4" w:themeShade="80"/>
          <w:sz w:val="22"/>
          <w:szCs w:val="22"/>
        </w:rPr>
        <w:t>Additionally, we computed the average distance between these three virus groups across all five methods—SPE, CPE, Sequence similarity-based, TM-</w:t>
      </w:r>
      <w:proofErr w:type="spellStart"/>
      <w:r w:rsidRPr="00CE4FC5">
        <w:rPr>
          <w:rFonts w:asciiTheme="minorBidi" w:eastAsiaTheme="majorEastAsia" w:hAnsiTheme="minorBidi" w:cstheme="minorBidi"/>
          <w:color w:val="074F6A" w:themeColor="accent4" w:themeShade="80"/>
          <w:sz w:val="22"/>
          <w:szCs w:val="22"/>
        </w:rPr>
        <w:t>Vec</w:t>
      </w:r>
      <w:proofErr w:type="spellEnd"/>
      <w:r w:rsidRPr="00CE4FC5">
        <w:rPr>
          <w:rFonts w:asciiTheme="minorBidi" w:eastAsiaTheme="majorEastAsia" w:hAnsiTheme="minorBidi" w:cstheme="minorBidi"/>
          <w:color w:val="074F6A" w:themeColor="accent4" w:themeShade="80"/>
          <w:sz w:val="22"/>
          <w:szCs w:val="22"/>
        </w:rPr>
        <w:t>, and RMSD—to ensure consistency in our findings. All methods consistently show that SARS-CoV-2 is more closely related to SARS-CoV than to MERS-</w:t>
      </w:r>
      <w:proofErr w:type="spellStart"/>
      <w:r w:rsidRPr="00CE4FC5">
        <w:rPr>
          <w:rFonts w:asciiTheme="minorBidi" w:eastAsiaTheme="majorEastAsia" w:hAnsiTheme="minorBidi" w:cstheme="minorBidi"/>
          <w:color w:val="074F6A" w:themeColor="accent4" w:themeShade="80"/>
          <w:sz w:val="22"/>
          <w:szCs w:val="22"/>
        </w:rPr>
        <w:t>CoV</w:t>
      </w:r>
      <w:proofErr w:type="spellEnd"/>
      <w:r w:rsidRPr="00CE4FC5">
        <w:rPr>
          <w:rFonts w:asciiTheme="minorBidi" w:eastAsiaTheme="majorEastAsia" w:hAnsiTheme="minorBidi" w:cstheme="minorBidi"/>
          <w:color w:val="074F6A" w:themeColor="accent4" w:themeShade="80"/>
          <w:sz w:val="22"/>
          <w:szCs w:val="22"/>
        </w:rPr>
        <w:t xml:space="preserve"> (</w:t>
      </w:r>
      <w:r w:rsidR="007F098A">
        <w:rPr>
          <w:rFonts w:asciiTheme="minorBidi" w:eastAsiaTheme="majorEastAsia" w:hAnsiTheme="minorBidi" w:cstheme="minorBidi"/>
          <w:color w:val="074F6A" w:themeColor="accent4" w:themeShade="80"/>
          <w:sz w:val="22"/>
          <w:szCs w:val="22"/>
        </w:rPr>
        <w:t xml:space="preserve">new </w:t>
      </w:r>
      <w:r w:rsidRPr="00CE4FC5">
        <w:rPr>
          <w:rFonts w:asciiTheme="minorBidi" w:eastAsiaTheme="majorEastAsia" w:hAnsiTheme="minorBidi" w:cstheme="minorBidi"/>
          <w:b/>
          <w:bCs/>
          <w:color w:val="074F6A" w:themeColor="accent4" w:themeShade="80"/>
          <w:sz w:val="22"/>
          <w:szCs w:val="22"/>
        </w:rPr>
        <w:t>Fig. 10I</w:t>
      </w:r>
      <w:r w:rsidRPr="00CE4FC5">
        <w:rPr>
          <w:rFonts w:asciiTheme="minorBidi" w:eastAsiaTheme="majorEastAsia" w:hAnsiTheme="minorBidi" w:cstheme="minorBidi"/>
          <w:color w:val="074F6A" w:themeColor="accent4" w:themeShade="80"/>
          <w:sz w:val="22"/>
          <w:szCs w:val="22"/>
        </w:rPr>
        <w:t>). Furthermore, the distance between the SARS-CoV-2 and MERS-</w:t>
      </w:r>
      <w:proofErr w:type="spellStart"/>
      <w:r w:rsidRPr="00CE4FC5">
        <w:rPr>
          <w:rFonts w:asciiTheme="minorBidi" w:eastAsiaTheme="majorEastAsia" w:hAnsiTheme="minorBidi" w:cstheme="minorBidi"/>
          <w:color w:val="074F6A" w:themeColor="accent4" w:themeShade="80"/>
          <w:sz w:val="22"/>
          <w:szCs w:val="22"/>
        </w:rPr>
        <w:t>CoV</w:t>
      </w:r>
      <w:proofErr w:type="spellEnd"/>
      <w:r w:rsidRPr="00CE4FC5">
        <w:rPr>
          <w:rFonts w:asciiTheme="minorBidi" w:eastAsiaTheme="majorEastAsia" w:hAnsiTheme="minorBidi" w:cstheme="minorBidi"/>
          <w:color w:val="074F6A" w:themeColor="accent4" w:themeShade="80"/>
          <w:sz w:val="22"/>
          <w:szCs w:val="22"/>
        </w:rPr>
        <w:t xml:space="preserve"> groups is nearly identical to the distance between SARS-CoV and MERS-</w:t>
      </w:r>
      <w:proofErr w:type="spellStart"/>
      <w:r w:rsidRPr="00CE4FC5">
        <w:rPr>
          <w:rFonts w:asciiTheme="minorBidi" w:eastAsiaTheme="majorEastAsia" w:hAnsiTheme="minorBidi" w:cstheme="minorBidi"/>
          <w:color w:val="074F6A" w:themeColor="accent4" w:themeShade="80"/>
          <w:sz w:val="22"/>
          <w:szCs w:val="22"/>
        </w:rPr>
        <w:t>CoV</w:t>
      </w:r>
      <w:proofErr w:type="spellEnd"/>
      <w:r w:rsidRPr="00CE4FC5">
        <w:rPr>
          <w:rFonts w:asciiTheme="minorBidi" w:eastAsiaTheme="majorEastAsia" w:hAnsiTheme="minorBidi" w:cstheme="minorBidi"/>
          <w:color w:val="074F6A" w:themeColor="accent4" w:themeShade="80"/>
          <w:sz w:val="22"/>
          <w:szCs w:val="22"/>
        </w:rPr>
        <w:t>, confirming that both groups are similarly distant from MERS-</w:t>
      </w:r>
      <w:proofErr w:type="spellStart"/>
      <w:r w:rsidRPr="00CE4FC5">
        <w:rPr>
          <w:rFonts w:asciiTheme="minorBidi" w:eastAsiaTheme="majorEastAsia" w:hAnsiTheme="minorBidi" w:cstheme="minorBidi"/>
          <w:color w:val="074F6A" w:themeColor="accent4" w:themeShade="80"/>
          <w:sz w:val="22"/>
          <w:szCs w:val="22"/>
        </w:rPr>
        <w:t>CoV</w:t>
      </w:r>
      <w:proofErr w:type="spellEnd"/>
      <w:r w:rsidRPr="00CE4FC5">
        <w:rPr>
          <w:rFonts w:asciiTheme="minorBidi" w:eastAsiaTheme="majorEastAsia" w:hAnsiTheme="minorBidi" w:cstheme="minorBidi"/>
          <w:color w:val="074F6A" w:themeColor="accent4" w:themeShade="80"/>
          <w:sz w:val="22"/>
          <w:szCs w:val="22"/>
        </w:rPr>
        <w:t>. </w:t>
      </w:r>
    </w:p>
    <w:p w14:paraId="6DB9DA46" w14:textId="77777777" w:rsidR="004E3FB3" w:rsidRPr="00CE4FC5" w:rsidRDefault="004E3FB3" w:rsidP="004E3FB3">
      <w:pPr>
        <w:jc w:val="lowKashida"/>
        <w:rPr>
          <w:rFonts w:asciiTheme="minorBidi" w:eastAsiaTheme="majorEastAsia" w:hAnsiTheme="minorBidi" w:cstheme="minorBidi"/>
          <w:color w:val="074F6A" w:themeColor="accent4" w:themeShade="80"/>
          <w:sz w:val="22"/>
          <w:szCs w:val="22"/>
        </w:rPr>
      </w:pPr>
    </w:p>
    <w:p w14:paraId="13DA8852" w14:textId="546D6A47" w:rsidR="00CE4FC5" w:rsidRPr="00CE4FC5" w:rsidRDefault="00E550A1" w:rsidP="00E550A1">
      <w:pPr>
        <w:rPr>
          <w:rFonts w:asciiTheme="minorBidi" w:hAnsiTheme="minorBidi" w:cstheme="minorBidi"/>
          <w:color w:val="074F6A" w:themeColor="accent4" w:themeShade="80"/>
          <w:sz w:val="20"/>
          <w:szCs w:val="20"/>
        </w:rPr>
      </w:pPr>
      <w:r w:rsidRPr="00E550A1">
        <w:rPr>
          <w:rFonts w:asciiTheme="minorBidi" w:hAnsiTheme="minorBidi" w:cstheme="minorBidi"/>
          <w:b/>
          <w:bCs/>
          <w:color w:val="074F6A" w:themeColor="accent4" w:themeShade="80"/>
          <w:sz w:val="20"/>
          <w:szCs w:val="20"/>
        </w:rPr>
        <w:t xml:space="preserve">Table 4 | </w:t>
      </w:r>
      <w:r w:rsidRPr="00E550A1">
        <w:rPr>
          <w:rFonts w:asciiTheme="minorBidi" w:hAnsiTheme="minorBidi" w:cstheme="minorBidi"/>
          <w:color w:val="074F6A" w:themeColor="accent4" w:themeShade="80"/>
          <w:sz w:val="20"/>
          <w:szCs w:val="20"/>
        </w:rPr>
        <w:t>Comparison of clustering results using Adjusted Rand Index (ARI)</w:t>
      </w:r>
      <w:r w:rsidR="00CE4FC5" w:rsidRPr="00CE4FC5">
        <w:rPr>
          <w:rFonts w:asciiTheme="minorBidi" w:eastAsiaTheme="majorEastAsia" w:hAnsiTheme="minorBidi" w:cstheme="minorBidi"/>
          <w:color w:val="074F6A" w:themeColor="accent4" w:themeShade="80"/>
          <w:sz w:val="22"/>
          <w:szCs w:val="22"/>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1112"/>
        <w:gridCol w:w="1735"/>
        <w:gridCol w:w="1012"/>
        <w:gridCol w:w="645"/>
      </w:tblGrid>
      <w:tr w:rsidR="00CE4FC5" w:rsidRPr="00CE4FC5" w14:paraId="5C964383" w14:textId="77777777" w:rsidTr="00CE4FC5">
        <w:trPr>
          <w:trHeight w:val="282"/>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AC711B"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Method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7BDEF2"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249DFE"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Cut Tree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CDD5F6"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ARI</w:t>
            </w:r>
          </w:p>
        </w:tc>
      </w:tr>
      <w:tr w:rsidR="00CE4FC5" w:rsidRPr="00CE4FC5" w14:paraId="34A4113C" w14:textId="77777777" w:rsidTr="00CE4FC5">
        <w:trPr>
          <w:trHeight w:val="2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A8F041"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CPE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15A429"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Sequence-Based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479BBA"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2DF887"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0.95</w:t>
            </w:r>
          </w:p>
        </w:tc>
      </w:tr>
      <w:tr w:rsidR="00CE4FC5" w:rsidRPr="00CE4FC5" w14:paraId="328509C1" w14:textId="77777777" w:rsidTr="00CE4FC5">
        <w:trPr>
          <w:trHeight w:val="2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35FB7F"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MSA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FE02AA"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Sequence-Based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B91131"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 xml:space="preserve">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D5720C"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 xml:space="preserve"> 0.49</w:t>
            </w:r>
          </w:p>
        </w:tc>
      </w:tr>
      <w:tr w:rsidR="00CE4FC5" w:rsidRPr="00CE4FC5" w14:paraId="6D817FF1" w14:textId="77777777" w:rsidTr="00CE4FC5">
        <w:trPr>
          <w:trHeight w:val="2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A95952" w14:textId="52CD409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TM-</w:t>
            </w:r>
            <w:proofErr w:type="spellStart"/>
            <w:r w:rsidRPr="00CE4FC5">
              <w:rPr>
                <w:rFonts w:asciiTheme="minorBidi" w:eastAsiaTheme="majorEastAsia" w:hAnsiTheme="minorBidi" w:cstheme="minorBidi"/>
                <w:b/>
                <w:bCs/>
                <w:color w:val="074F6A" w:themeColor="accent4" w:themeShade="80"/>
                <w:sz w:val="20"/>
                <w:szCs w:val="20"/>
              </w:rPr>
              <w:t>Vec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D47328"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Sequence-Based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52B39B"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C0EE43"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0.87</w:t>
            </w:r>
          </w:p>
        </w:tc>
      </w:tr>
      <w:tr w:rsidR="00CE4FC5" w:rsidRPr="00CE4FC5" w14:paraId="48DB1A15" w14:textId="77777777" w:rsidTr="00CE4FC5">
        <w:trPr>
          <w:trHeight w:val="237"/>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162748"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SPE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EDA9D5"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Structure-Based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991E74"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322C52"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1.00</w:t>
            </w:r>
          </w:p>
        </w:tc>
      </w:tr>
      <w:tr w:rsidR="00CE4FC5" w:rsidRPr="00CE4FC5" w14:paraId="2E5121FB" w14:textId="77777777" w:rsidTr="00CE4FC5">
        <w:trPr>
          <w:trHeight w:val="246"/>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847EBC"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RMSD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FEA360"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Structure-Based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CE72BE"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14A6D6"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0.73</w:t>
            </w:r>
          </w:p>
        </w:tc>
      </w:tr>
      <w:tr w:rsidR="00CE4FC5" w:rsidRPr="00CE4FC5" w14:paraId="47495C6B" w14:textId="77777777" w:rsidTr="00CE4FC5">
        <w:trPr>
          <w:trHeight w:val="2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916389"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TM-Score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A4784D"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Structure-Based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A813A4"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06431B"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0.56</w:t>
            </w:r>
          </w:p>
        </w:tc>
      </w:tr>
    </w:tbl>
    <w:p w14:paraId="646B4737" w14:textId="77777777" w:rsidR="00CE4FC5" w:rsidRPr="00CE4FC5" w:rsidRDefault="00CE4FC5" w:rsidP="00CE4FC5">
      <w:pPr>
        <w:jc w:val="lowKashida"/>
        <w:rPr>
          <w:rFonts w:asciiTheme="minorBidi" w:eastAsiaTheme="majorEastAsia" w:hAnsiTheme="minorBidi" w:cstheme="minorBidi"/>
          <w:color w:val="074F6A" w:themeColor="accent4" w:themeShade="80"/>
          <w:sz w:val="22"/>
          <w:szCs w:val="22"/>
        </w:rPr>
      </w:pPr>
    </w:p>
    <w:p w14:paraId="0297FABA" w14:textId="6415C146" w:rsidR="00CE4FC5" w:rsidRPr="00CE4FC5" w:rsidRDefault="00CE4FC5" w:rsidP="00CE4FC5">
      <w:pPr>
        <w:jc w:val="lowKashida"/>
        <w:rPr>
          <w:rFonts w:asciiTheme="minorBidi" w:eastAsiaTheme="majorEastAsia" w:hAnsiTheme="minorBidi" w:cstheme="minorBidi"/>
          <w:color w:val="074F6A" w:themeColor="accent4" w:themeShade="80"/>
          <w:sz w:val="22"/>
          <w:szCs w:val="22"/>
        </w:rPr>
      </w:pPr>
      <w:r w:rsidRPr="00CE4FC5">
        <w:rPr>
          <w:rFonts w:asciiTheme="minorBidi" w:eastAsiaTheme="majorEastAsia" w:hAnsiTheme="minorBidi" w:cstheme="minorBidi"/>
          <w:color w:val="074F6A" w:themeColor="accent4" w:themeShade="80"/>
          <w:sz w:val="22"/>
          <w:szCs w:val="22"/>
        </w:rPr>
        <w:lastRenderedPageBreak/>
        <w:fldChar w:fldCharType="begin"/>
      </w:r>
      <w:r w:rsidRPr="00CE4FC5">
        <w:rPr>
          <w:rFonts w:asciiTheme="minorBidi" w:eastAsiaTheme="majorEastAsia" w:hAnsiTheme="minorBidi" w:cstheme="minorBidi"/>
          <w:color w:val="074F6A" w:themeColor="accent4" w:themeShade="80"/>
          <w:sz w:val="22"/>
          <w:szCs w:val="22"/>
        </w:rPr>
        <w:instrText xml:space="preserve"> INCLUDEPICTURE "https://lh7-rt.googleusercontent.com/docsz/AD_4nXevR81562SSyrIK2Q6wYJmbroqK4yJEizRBMIaIMEDP6mb3sDwW62rIxKLZBIRv4QgFWkIONybxBxcj7yWiXp7fiMO33nb6JvEGNzU_Jgv21VSRDcU1kSqQRU2A46-SvnBSzTxfs1YXrzXDUYbTx3htnbTM?key=TFaiXVW5XhwRlL5MgHWPJg" \* MERGEFORMATINET </w:instrText>
      </w:r>
      <w:r w:rsidRPr="00CE4FC5">
        <w:rPr>
          <w:rFonts w:asciiTheme="minorBidi" w:eastAsiaTheme="majorEastAsia" w:hAnsiTheme="minorBidi" w:cstheme="minorBidi"/>
          <w:color w:val="074F6A" w:themeColor="accent4" w:themeShade="80"/>
          <w:sz w:val="22"/>
          <w:szCs w:val="22"/>
        </w:rPr>
        <w:fldChar w:fldCharType="separate"/>
      </w:r>
      <w:r w:rsidRPr="00CE4FC5">
        <w:rPr>
          <w:rFonts w:asciiTheme="minorBidi" w:eastAsiaTheme="majorEastAsia" w:hAnsiTheme="minorBidi" w:cstheme="minorBidi"/>
          <w:noProof/>
          <w:color w:val="074F6A" w:themeColor="accent4" w:themeShade="80"/>
          <w:sz w:val="22"/>
          <w:szCs w:val="22"/>
        </w:rPr>
        <w:drawing>
          <wp:inline distT="0" distB="0" distL="0" distR="0" wp14:anchorId="04D1FC8A" wp14:editId="2733C0C4">
            <wp:extent cx="5943600" cy="3343275"/>
            <wp:effectExtent l="0" t="0" r="0" b="0"/>
            <wp:docPr id="1888076439" name="Picture 13" descr="A collage of different types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76439" name="Picture 13" descr="A collage of different types of graph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CE4FC5">
        <w:rPr>
          <w:rFonts w:asciiTheme="minorBidi" w:eastAsiaTheme="majorEastAsia" w:hAnsiTheme="minorBidi" w:cstheme="minorBidi"/>
          <w:color w:val="074F6A" w:themeColor="accent4" w:themeShade="80"/>
          <w:sz w:val="22"/>
          <w:szCs w:val="22"/>
        </w:rPr>
        <w:fldChar w:fldCharType="end"/>
      </w:r>
    </w:p>
    <w:p w14:paraId="1B7A5AB5" w14:textId="77777777" w:rsidR="00CE4FC5" w:rsidRPr="00CE4FC5" w:rsidRDefault="00CE4FC5" w:rsidP="00CE4FC5">
      <w:pPr>
        <w:jc w:val="lowKashida"/>
        <w:rPr>
          <w:rFonts w:asciiTheme="minorBidi" w:eastAsiaTheme="majorEastAsia" w:hAnsiTheme="minorBidi" w:cstheme="minorBidi"/>
          <w:color w:val="074F6A" w:themeColor="accent4" w:themeShade="80"/>
          <w:sz w:val="22"/>
          <w:szCs w:val="22"/>
        </w:rPr>
      </w:pPr>
    </w:p>
    <w:p w14:paraId="6C41C759" w14:textId="77777777" w:rsidR="00E550A1" w:rsidRPr="00E550A1" w:rsidRDefault="00E550A1" w:rsidP="00E550A1">
      <w:pPr>
        <w:pBdr>
          <w:top w:val="nil"/>
          <w:left w:val="nil"/>
          <w:bottom w:val="nil"/>
          <w:right w:val="nil"/>
          <w:between w:val="nil"/>
        </w:pBdr>
        <w:spacing w:after="200"/>
        <w:ind w:right="1559"/>
        <w:jc w:val="lowKashida"/>
        <w:rPr>
          <w:rFonts w:asciiTheme="minorBidi" w:hAnsiTheme="minorBidi" w:cstheme="minorBidi"/>
          <w:iCs/>
          <w:color w:val="074F6A" w:themeColor="accent4" w:themeShade="80"/>
          <w:sz w:val="20"/>
          <w:szCs w:val="20"/>
        </w:rPr>
      </w:pPr>
      <w:r w:rsidRPr="00E550A1">
        <w:rPr>
          <w:rFonts w:asciiTheme="minorBidi" w:hAnsiTheme="minorBidi" w:cstheme="minorBidi"/>
          <w:b/>
          <w:bCs/>
          <w:iCs/>
          <w:color w:val="074F6A" w:themeColor="accent4" w:themeShade="80"/>
          <w:sz w:val="20"/>
          <w:szCs w:val="20"/>
        </w:rPr>
        <w:t>Fig. 10 | Clustering analysis of spike glycoprotein structures from SARS-CoV, SARS-CoV-2, and MERS-</w:t>
      </w:r>
      <w:proofErr w:type="spellStart"/>
      <w:r w:rsidRPr="00E550A1">
        <w:rPr>
          <w:rFonts w:asciiTheme="minorBidi" w:hAnsiTheme="minorBidi" w:cstheme="minorBidi"/>
          <w:b/>
          <w:bCs/>
          <w:iCs/>
          <w:color w:val="074F6A" w:themeColor="accent4" w:themeShade="80"/>
          <w:sz w:val="20"/>
          <w:szCs w:val="20"/>
        </w:rPr>
        <w:t>CoV</w:t>
      </w:r>
      <w:proofErr w:type="spellEnd"/>
      <w:r w:rsidRPr="00E550A1">
        <w:rPr>
          <w:rFonts w:asciiTheme="minorBidi" w:hAnsiTheme="minorBidi" w:cstheme="minorBidi"/>
          <w:b/>
          <w:bCs/>
          <w:iCs/>
          <w:color w:val="074F6A" w:themeColor="accent4" w:themeShade="80"/>
          <w:sz w:val="20"/>
          <w:szCs w:val="20"/>
        </w:rPr>
        <w:t>.</w:t>
      </w:r>
      <w:r w:rsidRPr="00E550A1">
        <w:rPr>
          <w:rFonts w:asciiTheme="minorBidi" w:hAnsiTheme="minorBidi" w:cstheme="minorBidi"/>
          <w:iCs/>
          <w:color w:val="074F6A" w:themeColor="accent4" w:themeShade="80"/>
          <w:sz w:val="20"/>
          <w:szCs w:val="20"/>
        </w:rPr>
        <w:t xml:space="preserve"> The dendrograms depict the clustering of spike glycoprotein structures from the three viruses: SARS-CoV, SARS-CoV-2, and MERS-</w:t>
      </w:r>
      <w:proofErr w:type="spellStart"/>
      <w:r w:rsidRPr="00E550A1">
        <w:rPr>
          <w:rFonts w:asciiTheme="minorBidi" w:hAnsiTheme="minorBidi" w:cstheme="minorBidi"/>
          <w:iCs/>
          <w:color w:val="074F6A" w:themeColor="accent4" w:themeShade="80"/>
          <w:sz w:val="20"/>
          <w:szCs w:val="20"/>
        </w:rPr>
        <w:t>CoV</w:t>
      </w:r>
      <w:proofErr w:type="spellEnd"/>
      <w:r w:rsidRPr="00E550A1">
        <w:rPr>
          <w:rFonts w:asciiTheme="minorBidi" w:hAnsiTheme="minorBidi" w:cstheme="minorBidi"/>
          <w:iCs/>
          <w:color w:val="074F6A" w:themeColor="accent4" w:themeShade="80"/>
          <w:sz w:val="20"/>
          <w:szCs w:val="20"/>
        </w:rPr>
        <w:t xml:space="preserve">. The clustering is based on pairwise distances calculated from different methods: </w:t>
      </w:r>
      <w:r w:rsidRPr="00E550A1">
        <w:rPr>
          <w:rFonts w:asciiTheme="minorBidi" w:hAnsiTheme="minorBidi" w:cstheme="minorBidi"/>
          <w:b/>
          <w:bCs/>
          <w:iCs/>
          <w:color w:val="074F6A" w:themeColor="accent4" w:themeShade="80"/>
          <w:sz w:val="20"/>
          <w:szCs w:val="20"/>
        </w:rPr>
        <w:t>A)</w:t>
      </w:r>
      <w:r w:rsidRPr="00E550A1">
        <w:rPr>
          <w:rFonts w:asciiTheme="minorBidi" w:hAnsiTheme="minorBidi" w:cstheme="minorBidi"/>
          <w:iCs/>
          <w:color w:val="074F6A" w:themeColor="accent4" w:themeShade="80"/>
          <w:sz w:val="20"/>
          <w:szCs w:val="20"/>
        </w:rPr>
        <w:t xml:space="preserve"> CPE, </w:t>
      </w:r>
      <w:r w:rsidRPr="00E550A1">
        <w:rPr>
          <w:rFonts w:asciiTheme="minorBidi" w:hAnsiTheme="minorBidi" w:cstheme="minorBidi"/>
          <w:b/>
          <w:bCs/>
          <w:iCs/>
          <w:color w:val="074F6A" w:themeColor="accent4" w:themeShade="80"/>
          <w:sz w:val="20"/>
          <w:szCs w:val="20"/>
        </w:rPr>
        <w:t>B)</w:t>
      </w:r>
      <w:r w:rsidRPr="00E550A1">
        <w:rPr>
          <w:rFonts w:asciiTheme="minorBidi" w:hAnsiTheme="minorBidi" w:cstheme="minorBidi"/>
          <w:iCs/>
          <w:color w:val="074F6A" w:themeColor="accent4" w:themeShade="80"/>
          <w:sz w:val="20"/>
          <w:szCs w:val="20"/>
        </w:rPr>
        <w:t xml:space="preserve"> protein sequence, </w:t>
      </w:r>
      <w:r w:rsidRPr="00E550A1">
        <w:rPr>
          <w:rFonts w:asciiTheme="minorBidi" w:hAnsiTheme="minorBidi" w:cstheme="minorBidi"/>
          <w:b/>
          <w:bCs/>
          <w:iCs/>
          <w:color w:val="074F6A" w:themeColor="accent4" w:themeShade="80"/>
          <w:sz w:val="20"/>
          <w:szCs w:val="20"/>
        </w:rPr>
        <w:t>C)</w:t>
      </w:r>
      <w:r w:rsidRPr="00E550A1">
        <w:rPr>
          <w:rFonts w:asciiTheme="minorBidi" w:hAnsiTheme="minorBidi" w:cstheme="minorBidi"/>
          <w:iCs/>
          <w:color w:val="074F6A" w:themeColor="accent4" w:themeShade="80"/>
          <w:sz w:val="20"/>
          <w:szCs w:val="20"/>
        </w:rPr>
        <w:t xml:space="preserve"> TM-</w:t>
      </w:r>
      <w:proofErr w:type="spellStart"/>
      <w:r w:rsidRPr="00E550A1">
        <w:rPr>
          <w:rFonts w:asciiTheme="minorBidi" w:hAnsiTheme="minorBidi" w:cstheme="minorBidi"/>
          <w:iCs/>
          <w:color w:val="074F6A" w:themeColor="accent4" w:themeShade="80"/>
          <w:sz w:val="20"/>
          <w:szCs w:val="20"/>
        </w:rPr>
        <w:t>Vec</w:t>
      </w:r>
      <w:proofErr w:type="spellEnd"/>
      <w:r w:rsidRPr="00E550A1">
        <w:rPr>
          <w:rFonts w:asciiTheme="minorBidi" w:hAnsiTheme="minorBidi" w:cstheme="minorBidi"/>
          <w:iCs/>
          <w:color w:val="074F6A" w:themeColor="accent4" w:themeShade="80"/>
          <w:sz w:val="20"/>
          <w:szCs w:val="20"/>
        </w:rPr>
        <w:t xml:space="preserve">, </w:t>
      </w:r>
      <w:r w:rsidRPr="00E550A1">
        <w:rPr>
          <w:rFonts w:asciiTheme="minorBidi" w:hAnsiTheme="minorBidi" w:cstheme="minorBidi"/>
          <w:b/>
          <w:bCs/>
          <w:iCs/>
          <w:color w:val="074F6A" w:themeColor="accent4" w:themeShade="80"/>
          <w:sz w:val="20"/>
          <w:szCs w:val="20"/>
        </w:rPr>
        <w:t>D)</w:t>
      </w:r>
      <w:r w:rsidRPr="00E550A1">
        <w:rPr>
          <w:rFonts w:asciiTheme="minorBidi" w:hAnsiTheme="minorBidi" w:cstheme="minorBidi"/>
          <w:iCs/>
          <w:color w:val="074F6A" w:themeColor="accent4" w:themeShade="80"/>
          <w:sz w:val="20"/>
          <w:szCs w:val="20"/>
        </w:rPr>
        <w:t xml:space="preserve"> SPE, </w:t>
      </w:r>
      <w:r w:rsidRPr="00E550A1">
        <w:rPr>
          <w:rFonts w:asciiTheme="minorBidi" w:hAnsiTheme="minorBidi" w:cstheme="minorBidi"/>
          <w:b/>
          <w:bCs/>
          <w:iCs/>
          <w:color w:val="074F6A" w:themeColor="accent4" w:themeShade="80"/>
          <w:sz w:val="20"/>
          <w:szCs w:val="20"/>
        </w:rPr>
        <w:t>E)</w:t>
      </w:r>
      <w:r w:rsidRPr="00E550A1">
        <w:rPr>
          <w:rFonts w:asciiTheme="minorBidi" w:hAnsiTheme="minorBidi" w:cstheme="minorBidi"/>
          <w:iCs/>
          <w:color w:val="074F6A" w:themeColor="accent4" w:themeShade="80"/>
          <w:sz w:val="20"/>
          <w:szCs w:val="20"/>
        </w:rPr>
        <w:t xml:space="preserve"> RMSD, and </w:t>
      </w:r>
      <w:r w:rsidRPr="00E550A1">
        <w:rPr>
          <w:rFonts w:asciiTheme="minorBidi" w:hAnsiTheme="minorBidi" w:cstheme="minorBidi"/>
          <w:b/>
          <w:bCs/>
          <w:iCs/>
          <w:color w:val="074F6A" w:themeColor="accent4" w:themeShade="80"/>
          <w:sz w:val="20"/>
          <w:szCs w:val="20"/>
        </w:rPr>
        <w:t>F)</w:t>
      </w:r>
      <w:r w:rsidRPr="00E550A1">
        <w:rPr>
          <w:rFonts w:asciiTheme="minorBidi" w:hAnsiTheme="minorBidi" w:cstheme="minorBidi"/>
          <w:iCs/>
          <w:color w:val="074F6A" w:themeColor="accent4" w:themeShade="80"/>
          <w:sz w:val="20"/>
          <w:szCs w:val="20"/>
        </w:rPr>
        <w:t xml:space="preserve"> TM-Score. The leaves of each tree are color-coded to indicate the originating virus for each spike glycoprotein structure. </w:t>
      </w:r>
      <w:r w:rsidRPr="00E550A1">
        <w:rPr>
          <w:rFonts w:asciiTheme="minorBidi" w:hAnsiTheme="minorBidi" w:cstheme="minorBidi"/>
          <w:b/>
          <w:bCs/>
          <w:iCs/>
          <w:color w:val="074F6A" w:themeColor="accent4" w:themeShade="80"/>
          <w:sz w:val="20"/>
          <w:szCs w:val="20"/>
        </w:rPr>
        <w:t>G)</w:t>
      </w:r>
      <w:r w:rsidRPr="00E550A1">
        <w:rPr>
          <w:rFonts w:asciiTheme="minorBidi" w:hAnsiTheme="minorBidi" w:cstheme="minorBidi"/>
          <w:iCs/>
          <w:color w:val="074F6A" w:themeColor="accent4" w:themeShade="80"/>
          <w:sz w:val="20"/>
          <w:szCs w:val="20"/>
        </w:rPr>
        <w:t xml:space="preserve"> Displays the ARI values for each method, </w:t>
      </w:r>
      <w:commentRangeStart w:id="4"/>
      <w:r w:rsidRPr="00E550A1">
        <w:rPr>
          <w:rFonts w:asciiTheme="minorBidi" w:hAnsiTheme="minorBidi" w:cstheme="minorBidi"/>
          <w:b/>
          <w:bCs/>
          <w:iCs/>
          <w:color w:val="074F6A" w:themeColor="accent4" w:themeShade="80"/>
          <w:sz w:val="20"/>
          <w:szCs w:val="20"/>
        </w:rPr>
        <w:t>H)</w:t>
      </w:r>
      <w:r w:rsidRPr="00E550A1">
        <w:rPr>
          <w:rFonts w:asciiTheme="minorBidi" w:hAnsiTheme="minorBidi" w:cstheme="minorBidi"/>
          <w:iCs/>
          <w:color w:val="074F6A" w:themeColor="accent4" w:themeShade="80"/>
          <w:sz w:val="20"/>
          <w:szCs w:val="20"/>
        </w:rPr>
        <w:t xml:space="preserve"> shows the running time associated with each method, and</w:t>
      </w:r>
      <w:commentRangeEnd w:id="4"/>
      <w:r w:rsidR="00AF35AB">
        <w:rPr>
          <w:rStyle w:val="CommentReference"/>
        </w:rPr>
        <w:commentReference w:id="4"/>
      </w:r>
      <w:r w:rsidRPr="00E550A1">
        <w:rPr>
          <w:rFonts w:asciiTheme="minorBidi" w:hAnsiTheme="minorBidi" w:cstheme="minorBidi"/>
          <w:iCs/>
          <w:color w:val="074F6A" w:themeColor="accent4" w:themeShade="80"/>
          <w:sz w:val="20"/>
          <w:szCs w:val="20"/>
        </w:rPr>
        <w:t xml:space="preserve"> </w:t>
      </w:r>
      <w:r w:rsidRPr="00E550A1">
        <w:rPr>
          <w:rFonts w:asciiTheme="minorBidi" w:hAnsiTheme="minorBidi" w:cstheme="minorBidi"/>
          <w:b/>
          <w:bCs/>
          <w:iCs/>
          <w:color w:val="074F6A" w:themeColor="accent4" w:themeShade="80"/>
          <w:sz w:val="20"/>
          <w:szCs w:val="20"/>
        </w:rPr>
        <w:t>I)</w:t>
      </w:r>
      <w:r w:rsidRPr="00E550A1">
        <w:rPr>
          <w:rFonts w:asciiTheme="minorBidi" w:hAnsiTheme="minorBidi" w:cstheme="minorBidi"/>
          <w:iCs/>
          <w:color w:val="074F6A" w:themeColor="accent4" w:themeShade="80"/>
          <w:sz w:val="20"/>
          <w:szCs w:val="20"/>
        </w:rPr>
        <w:t xml:space="preserve"> presents the average distance between the three virus groups as calculated by each method.</w:t>
      </w:r>
    </w:p>
    <w:p w14:paraId="47222F8A" w14:textId="77777777" w:rsidR="00B24E13" w:rsidRDefault="00B24E13" w:rsidP="00CE4FC5">
      <w:pPr>
        <w:jc w:val="lowKashida"/>
        <w:rPr>
          <w:rFonts w:asciiTheme="minorBidi" w:hAnsiTheme="minorBidi" w:cstheme="minorBidi"/>
          <w:sz w:val="22"/>
          <w:szCs w:val="22"/>
        </w:rPr>
      </w:pPr>
    </w:p>
    <w:p w14:paraId="5ADC8DD5" w14:textId="230B5ADB" w:rsidR="00B24E13" w:rsidRPr="00B24E13" w:rsidRDefault="00B24E13" w:rsidP="00B24E13">
      <w:pPr>
        <w:jc w:val="lowKashida"/>
        <w:rPr>
          <w:rFonts w:asciiTheme="minorBidi" w:hAnsiTheme="minorBidi" w:cstheme="minorBidi"/>
          <w:sz w:val="22"/>
          <w:szCs w:val="22"/>
        </w:rPr>
      </w:pPr>
      <w:r w:rsidRPr="00B24E13">
        <w:rPr>
          <w:rFonts w:asciiTheme="minorBidi" w:hAnsiTheme="minorBidi" w:cstheme="minorBidi"/>
          <w:sz w:val="22"/>
          <w:szCs w:val="22"/>
        </w:rPr>
        <w:t xml:space="preserve">5) In </w:t>
      </w:r>
      <w:r w:rsidR="00A13E75">
        <w:rPr>
          <w:rFonts w:asciiTheme="minorBidi" w:hAnsiTheme="minorBidi" w:cstheme="minorBidi"/>
          <w:sz w:val="22"/>
          <w:szCs w:val="22"/>
        </w:rPr>
        <w:t xml:space="preserve">new </w:t>
      </w:r>
      <w:r w:rsidRPr="00B24E13">
        <w:rPr>
          <w:rFonts w:asciiTheme="minorBidi" w:hAnsiTheme="minorBidi" w:cstheme="minorBidi"/>
          <w:sz w:val="22"/>
          <w:szCs w:val="22"/>
        </w:rPr>
        <w:t>Figure 7, TM-</w:t>
      </w:r>
      <w:proofErr w:type="spellStart"/>
      <w:r w:rsidRPr="00B24E13">
        <w:rPr>
          <w:rFonts w:asciiTheme="minorBidi" w:hAnsiTheme="minorBidi" w:cstheme="minorBidi"/>
          <w:sz w:val="22"/>
          <w:szCs w:val="22"/>
        </w:rPr>
        <w:t>Vec</w:t>
      </w:r>
      <w:proofErr w:type="spellEnd"/>
      <w:r w:rsidRPr="00B24E13">
        <w:rPr>
          <w:rFonts w:asciiTheme="minorBidi" w:hAnsiTheme="minorBidi" w:cstheme="minorBidi"/>
          <w:sz w:val="22"/>
          <w:szCs w:val="22"/>
        </w:rPr>
        <w:t xml:space="preserve"> seems to do a better job than SPE. The authors may want to provide summary statistics to compare the performance of the two methods.</w:t>
      </w:r>
    </w:p>
    <w:p w14:paraId="5A39FDEB" w14:textId="77777777" w:rsidR="00B24E13" w:rsidRPr="00B24E13" w:rsidRDefault="00B24E13" w:rsidP="00B24E13">
      <w:pPr>
        <w:jc w:val="lowKashida"/>
        <w:rPr>
          <w:rFonts w:asciiTheme="minorBidi" w:hAnsiTheme="minorBidi" w:cstheme="minorBidi"/>
          <w:sz w:val="22"/>
          <w:szCs w:val="22"/>
        </w:rPr>
      </w:pPr>
    </w:p>
    <w:p w14:paraId="3E8E7B50" w14:textId="271E8493" w:rsidR="00B24E13" w:rsidRPr="00E76499" w:rsidRDefault="00B24E13" w:rsidP="00B24E13">
      <w:pPr>
        <w:jc w:val="lowKashida"/>
        <w:rPr>
          <w:rFonts w:asciiTheme="minorBidi" w:hAnsiTheme="minorBidi" w:cstheme="minorBidi"/>
          <w:color w:val="074F6A" w:themeColor="accent4" w:themeShade="80"/>
          <w:sz w:val="22"/>
          <w:szCs w:val="22"/>
        </w:rPr>
      </w:pPr>
      <w:r w:rsidRPr="00B24E13">
        <w:rPr>
          <w:rFonts w:asciiTheme="minorBidi" w:hAnsiTheme="minorBidi" w:cstheme="minorBidi"/>
          <w:i/>
          <w:iCs/>
          <w:color w:val="074F6A" w:themeColor="accent4" w:themeShade="80"/>
          <w:sz w:val="22"/>
          <w:szCs w:val="22"/>
        </w:rPr>
        <w:t>ANSWER:</w:t>
      </w:r>
      <w:r w:rsidRPr="00B24E13">
        <w:rPr>
          <w:rFonts w:asciiTheme="minorBidi" w:hAnsiTheme="minorBidi" w:cstheme="minorBidi"/>
          <w:color w:val="074F6A" w:themeColor="accent4" w:themeShade="80"/>
          <w:sz w:val="22"/>
          <w:szCs w:val="22"/>
        </w:rPr>
        <w:t xml:space="preserve"> Thank you for your valuable comment. In line with the suggestion from </w:t>
      </w:r>
      <w:r w:rsidR="007808BB">
        <w:rPr>
          <w:rFonts w:asciiTheme="minorBidi" w:hAnsiTheme="minorBidi" w:cstheme="minorBidi"/>
          <w:b/>
          <w:bCs/>
          <w:color w:val="074F6A" w:themeColor="accent4" w:themeShade="80"/>
          <w:sz w:val="22"/>
          <w:szCs w:val="22"/>
        </w:rPr>
        <w:t xml:space="preserve">comment </w:t>
      </w:r>
      <w:r w:rsidRPr="00B24E13">
        <w:rPr>
          <w:rFonts w:asciiTheme="minorBidi" w:hAnsiTheme="minorBidi" w:cstheme="minorBidi"/>
          <w:b/>
          <w:bCs/>
          <w:color w:val="074F6A" w:themeColor="accent4" w:themeShade="80"/>
          <w:sz w:val="22"/>
          <w:szCs w:val="22"/>
        </w:rPr>
        <w:t>3</w:t>
      </w:r>
      <w:r w:rsidRPr="00B24E13">
        <w:rPr>
          <w:rFonts w:asciiTheme="minorBidi" w:hAnsiTheme="minorBidi" w:cstheme="minorBidi"/>
          <w:color w:val="074F6A" w:themeColor="accent4" w:themeShade="80"/>
          <w:sz w:val="22"/>
          <w:szCs w:val="22"/>
        </w:rPr>
        <w:t xml:space="preserve">, we have included the results for the </w:t>
      </w:r>
      <w:r w:rsidRPr="00B24E13">
        <w:rPr>
          <w:rFonts w:asciiTheme="minorBidi" w:hAnsiTheme="minorBidi" w:cstheme="minorBidi"/>
          <w:b/>
          <w:bCs/>
          <w:color w:val="074F6A" w:themeColor="accent4" w:themeShade="80"/>
          <w:sz w:val="22"/>
          <w:szCs w:val="22"/>
        </w:rPr>
        <w:t>CPE</w:t>
      </w:r>
      <w:r w:rsidRPr="00B24E13">
        <w:rPr>
          <w:rFonts w:asciiTheme="minorBidi" w:hAnsiTheme="minorBidi" w:cstheme="minorBidi"/>
          <w:color w:val="074F6A" w:themeColor="accent4" w:themeShade="80"/>
          <w:sz w:val="22"/>
          <w:szCs w:val="22"/>
        </w:rPr>
        <w:t xml:space="preserve"> method in the comparison. </w:t>
      </w:r>
      <w:r w:rsidRPr="00E76499">
        <w:rPr>
          <w:rFonts w:asciiTheme="minorBidi" w:hAnsiTheme="minorBidi" w:cstheme="minorBidi"/>
          <w:color w:val="074F6A" w:themeColor="accent4" w:themeShade="80"/>
          <w:sz w:val="22"/>
          <w:szCs w:val="22"/>
        </w:rPr>
        <w:t xml:space="preserve">To provide a comprehensive evaluation, we computed the average distances between proteins from each of the eight subfamily groups using three methods: </w:t>
      </w:r>
      <w:r w:rsidRPr="00A51A1E">
        <w:rPr>
          <w:rFonts w:asciiTheme="minorBidi" w:hAnsiTheme="minorBidi" w:cstheme="minorBidi"/>
          <w:color w:val="074F6A" w:themeColor="accent4" w:themeShade="80"/>
          <w:sz w:val="22"/>
          <w:szCs w:val="22"/>
        </w:rPr>
        <w:t>CPE, SPE, and TM-</w:t>
      </w:r>
      <w:proofErr w:type="spellStart"/>
      <w:r w:rsidRPr="00A51A1E">
        <w:rPr>
          <w:rFonts w:asciiTheme="minorBidi" w:hAnsiTheme="minorBidi" w:cstheme="minorBidi"/>
          <w:color w:val="074F6A" w:themeColor="accent4" w:themeShade="80"/>
          <w:sz w:val="22"/>
          <w:szCs w:val="22"/>
        </w:rPr>
        <w:t>Vec</w:t>
      </w:r>
      <w:proofErr w:type="spellEnd"/>
      <w:r w:rsidRPr="00E76499">
        <w:rPr>
          <w:rFonts w:asciiTheme="minorBidi" w:hAnsiTheme="minorBidi" w:cstheme="minorBidi"/>
          <w:color w:val="074F6A" w:themeColor="accent4" w:themeShade="80"/>
          <w:sz w:val="22"/>
          <w:szCs w:val="22"/>
        </w:rPr>
        <w:t xml:space="preserve">. These distance matrices were used to construct neighbor-joining phylogenetic trees, as shown in </w:t>
      </w:r>
      <w:r w:rsidR="00A13E75">
        <w:rPr>
          <w:rFonts w:asciiTheme="minorBidi" w:hAnsiTheme="minorBidi" w:cstheme="minorBidi"/>
          <w:color w:val="074F6A" w:themeColor="accent4" w:themeShade="80"/>
          <w:sz w:val="22"/>
          <w:szCs w:val="22"/>
        </w:rPr>
        <w:t xml:space="preserve">new </w:t>
      </w:r>
      <w:r w:rsidRPr="00E76499">
        <w:rPr>
          <w:rFonts w:asciiTheme="minorBidi" w:hAnsiTheme="minorBidi" w:cstheme="minorBidi"/>
          <w:b/>
          <w:bCs/>
          <w:color w:val="074F6A" w:themeColor="accent4" w:themeShade="80"/>
          <w:sz w:val="22"/>
          <w:szCs w:val="22"/>
        </w:rPr>
        <w:t>Fig</w:t>
      </w:r>
      <w:r>
        <w:rPr>
          <w:rFonts w:asciiTheme="minorBidi" w:hAnsiTheme="minorBidi" w:cstheme="minorBidi"/>
          <w:b/>
          <w:bCs/>
          <w:color w:val="074F6A" w:themeColor="accent4" w:themeShade="80"/>
          <w:sz w:val="22"/>
          <w:szCs w:val="22"/>
        </w:rPr>
        <w:t>.</w:t>
      </w:r>
      <w:r w:rsidRPr="00E76499">
        <w:rPr>
          <w:rFonts w:asciiTheme="minorBidi" w:hAnsiTheme="minorBidi" w:cstheme="minorBidi"/>
          <w:b/>
          <w:bCs/>
          <w:color w:val="074F6A" w:themeColor="accent4" w:themeShade="80"/>
          <w:sz w:val="22"/>
          <w:szCs w:val="22"/>
        </w:rPr>
        <w:t xml:space="preserve"> 9 C, E, and G</w:t>
      </w:r>
      <w:r w:rsidRPr="00E76499">
        <w:rPr>
          <w:rFonts w:asciiTheme="minorBidi" w:hAnsiTheme="minorBidi" w:cstheme="minorBidi"/>
          <w:color w:val="074F6A" w:themeColor="accent4" w:themeShade="80"/>
          <w:sz w:val="22"/>
          <w:szCs w:val="22"/>
        </w:rPr>
        <w:t xml:space="preserve">. To assess the accuracy of the subfamily arrangements, we compared the inferred phylogenetic trees with the manually annotated subfamily relationships, with color-coding corresponding to subgroups in </w:t>
      </w:r>
      <w:r w:rsidRPr="00E76499">
        <w:rPr>
          <w:rFonts w:asciiTheme="minorBidi" w:hAnsiTheme="minorBidi" w:cstheme="minorBidi"/>
          <w:b/>
          <w:bCs/>
          <w:color w:val="074F6A" w:themeColor="accent4" w:themeShade="80"/>
          <w:sz w:val="22"/>
          <w:szCs w:val="22"/>
        </w:rPr>
        <w:t>Fig</w:t>
      </w:r>
      <w:r>
        <w:rPr>
          <w:rFonts w:asciiTheme="minorBidi" w:hAnsiTheme="minorBidi" w:cstheme="minorBidi"/>
          <w:b/>
          <w:bCs/>
          <w:color w:val="074F6A" w:themeColor="accent4" w:themeShade="80"/>
          <w:sz w:val="22"/>
          <w:szCs w:val="22"/>
        </w:rPr>
        <w:t>.</w:t>
      </w:r>
      <w:r w:rsidRPr="00E76499">
        <w:rPr>
          <w:rFonts w:asciiTheme="minorBidi" w:hAnsiTheme="minorBidi" w:cstheme="minorBidi"/>
          <w:b/>
          <w:bCs/>
          <w:color w:val="074F6A" w:themeColor="accent4" w:themeShade="80"/>
          <w:sz w:val="22"/>
          <w:szCs w:val="22"/>
        </w:rPr>
        <w:t xml:space="preserve"> 9A</w:t>
      </w:r>
      <w:r w:rsidRPr="00E76499">
        <w:rPr>
          <w:rFonts w:asciiTheme="minorBidi" w:hAnsiTheme="minorBidi" w:cstheme="minorBidi"/>
          <w:color w:val="074F6A" w:themeColor="accent4" w:themeShade="80"/>
          <w:sz w:val="22"/>
          <w:szCs w:val="22"/>
        </w:rPr>
        <w:t xml:space="preserve">. The order of subgroups in the manually annotated network was then compared with the order produced by </w:t>
      </w:r>
      <w:r w:rsidRPr="0088522C">
        <w:rPr>
          <w:rFonts w:asciiTheme="minorBidi" w:hAnsiTheme="minorBidi" w:cstheme="minorBidi"/>
          <w:color w:val="074F6A" w:themeColor="accent4" w:themeShade="80"/>
          <w:sz w:val="22"/>
          <w:szCs w:val="22"/>
        </w:rPr>
        <w:t>SPE, TM-</w:t>
      </w:r>
      <w:proofErr w:type="spellStart"/>
      <w:r w:rsidRPr="0088522C">
        <w:rPr>
          <w:rFonts w:asciiTheme="minorBidi" w:hAnsiTheme="minorBidi" w:cstheme="minorBidi"/>
          <w:color w:val="074F6A" w:themeColor="accent4" w:themeShade="80"/>
          <w:sz w:val="22"/>
          <w:szCs w:val="22"/>
        </w:rPr>
        <w:t>Vec</w:t>
      </w:r>
      <w:proofErr w:type="spellEnd"/>
      <w:r w:rsidRPr="0088522C">
        <w:rPr>
          <w:rFonts w:asciiTheme="minorBidi" w:hAnsiTheme="minorBidi" w:cstheme="minorBidi"/>
          <w:color w:val="074F6A" w:themeColor="accent4" w:themeShade="80"/>
          <w:sz w:val="22"/>
          <w:szCs w:val="22"/>
        </w:rPr>
        <w:t>, and CP</w:t>
      </w:r>
      <w:r w:rsidRPr="00E76499">
        <w:rPr>
          <w:rFonts w:asciiTheme="minorBidi" w:hAnsiTheme="minorBidi" w:cstheme="minorBidi"/>
          <w:b/>
          <w:bCs/>
          <w:color w:val="074F6A" w:themeColor="accent4" w:themeShade="80"/>
          <w:sz w:val="22"/>
          <w:szCs w:val="22"/>
        </w:rPr>
        <w:t>E</w:t>
      </w:r>
      <w:r w:rsidRPr="00E76499">
        <w:rPr>
          <w:rFonts w:asciiTheme="minorBidi" w:hAnsiTheme="minorBidi" w:cstheme="minorBidi"/>
          <w:color w:val="074F6A" w:themeColor="accent4" w:themeShade="80"/>
          <w:sz w:val="22"/>
          <w:szCs w:val="22"/>
        </w:rPr>
        <w:t xml:space="preserve"> (</w:t>
      </w:r>
      <w:r w:rsidRPr="0088522C">
        <w:rPr>
          <w:rFonts w:asciiTheme="minorBidi" w:hAnsiTheme="minorBidi" w:cstheme="minorBidi"/>
          <w:b/>
          <w:bCs/>
          <w:color w:val="074F6A" w:themeColor="accent4" w:themeShade="80"/>
          <w:sz w:val="22"/>
          <w:szCs w:val="22"/>
        </w:rPr>
        <w:t>Fig. 9 C, E, G</w:t>
      </w:r>
      <w:r w:rsidRPr="00E76499">
        <w:rPr>
          <w:rFonts w:asciiTheme="minorBidi" w:hAnsiTheme="minorBidi" w:cstheme="minorBidi"/>
          <w:color w:val="074F6A" w:themeColor="accent4" w:themeShade="80"/>
          <w:sz w:val="22"/>
          <w:szCs w:val="22"/>
        </w:rPr>
        <w:t>).</w:t>
      </w:r>
    </w:p>
    <w:p w14:paraId="7B1D8586" w14:textId="15F65F36" w:rsidR="00B24E13" w:rsidRPr="00E76499" w:rsidRDefault="003355EE" w:rsidP="00B24E13">
      <w:pPr>
        <w:jc w:val="lowKashida"/>
        <w:rPr>
          <w:rFonts w:asciiTheme="minorBidi" w:hAnsiTheme="minorBidi" w:cstheme="minorBidi"/>
          <w:color w:val="074F6A" w:themeColor="accent4" w:themeShade="80"/>
          <w:sz w:val="22"/>
          <w:szCs w:val="22"/>
        </w:rPr>
      </w:pPr>
      <w:r>
        <w:rPr>
          <w:rFonts w:asciiTheme="minorBidi" w:hAnsiTheme="minorBidi" w:cstheme="minorBidi"/>
          <w:color w:val="074F6A" w:themeColor="accent4" w:themeShade="80"/>
          <w:sz w:val="22"/>
          <w:szCs w:val="22"/>
        </w:rPr>
        <w:t>We found that w</w:t>
      </w:r>
      <w:r w:rsidR="00B24E13" w:rsidRPr="00E76499">
        <w:rPr>
          <w:rFonts w:asciiTheme="minorBidi" w:hAnsiTheme="minorBidi" w:cstheme="minorBidi"/>
          <w:color w:val="074F6A" w:themeColor="accent4" w:themeShade="80"/>
          <w:sz w:val="22"/>
          <w:szCs w:val="22"/>
        </w:rPr>
        <w:t>hile TM-</w:t>
      </w:r>
      <w:proofErr w:type="spellStart"/>
      <w:r w:rsidR="00B24E13" w:rsidRPr="00E76499">
        <w:rPr>
          <w:rFonts w:asciiTheme="minorBidi" w:hAnsiTheme="minorBidi" w:cstheme="minorBidi"/>
          <w:color w:val="074F6A" w:themeColor="accent4" w:themeShade="80"/>
          <w:sz w:val="22"/>
          <w:szCs w:val="22"/>
        </w:rPr>
        <w:t>Vec</w:t>
      </w:r>
      <w:proofErr w:type="spellEnd"/>
      <w:r w:rsidR="00B24E13" w:rsidRPr="00E76499">
        <w:rPr>
          <w:rFonts w:asciiTheme="minorBidi" w:hAnsiTheme="minorBidi" w:cstheme="minorBidi"/>
          <w:color w:val="074F6A" w:themeColor="accent4" w:themeShade="80"/>
          <w:sz w:val="22"/>
          <w:szCs w:val="22"/>
        </w:rPr>
        <w:t xml:space="preserve"> performs well in clustering similar proteins, it struggles to accurately reflect the evolutionary relationships between subfamilies. For instance, in the a.25.1.2 family, TM-</w:t>
      </w:r>
      <w:proofErr w:type="spellStart"/>
      <w:r w:rsidR="00B24E13" w:rsidRPr="00E76499">
        <w:rPr>
          <w:rFonts w:asciiTheme="minorBidi" w:hAnsiTheme="minorBidi" w:cstheme="minorBidi"/>
          <w:color w:val="074F6A" w:themeColor="accent4" w:themeShade="80"/>
          <w:sz w:val="22"/>
          <w:szCs w:val="22"/>
        </w:rPr>
        <w:t>Vec</w:t>
      </w:r>
      <w:proofErr w:type="spellEnd"/>
      <w:r w:rsidR="00B24E13" w:rsidRPr="00E76499">
        <w:rPr>
          <w:rFonts w:asciiTheme="minorBidi" w:hAnsiTheme="minorBidi" w:cstheme="minorBidi"/>
          <w:color w:val="074F6A" w:themeColor="accent4" w:themeShade="80"/>
          <w:sz w:val="22"/>
          <w:szCs w:val="22"/>
        </w:rPr>
        <w:t xml:space="preserve"> incorrectly places the subgroup BMM-b first, whereas it should appear last in the manual network. Similarly, in the a.25.1.1 family, although TM-</w:t>
      </w:r>
      <w:proofErr w:type="spellStart"/>
      <w:r w:rsidR="00B24E13" w:rsidRPr="00E76499">
        <w:rPr>
          <w:rFonts w:asciiTheme="minorBidi" w:hAnsiTheme="minorBidi" w:cstheme="minorBidi"/>
          <w:color w:val="074F6A" w:themeColor="accent4" w:themeShade="80"/>
          <w:sz w:val="22"/>
          <w:szCs w:val="22"/>
        </w:rPr>
        <w:t>Vec</w:t>
      </w:r>
      <w:proofErr w:type="spellEnd"/>
      <w:r w:rsidR="00B24E13" w:rsidRPr="00E76499">
        <w:rPr>
          <w:rFonts w:asciiTheme="minorBidi" w:hAnsiTheme="minorBidi" w:cstheme="minorBidi"/>
          <w:color w:val="074F6A" w:themeColor="accent4" w:themeShade="80"/>
          <w:sz w:val="22"/>
          <w:szCs w:val="22"/>
        </w:rPr>
        <w:t xml:space="preserve"> correctly identifies the initial branch, it </w:t>
      </w:r>
      <w:proofErr w:type="spellStart"/>
      <w:r w:rsidR="00B24E13" w:rsidRPr="00E76499">
        <w:rPr>
          <w:rFonts w:asciiTheme="minorBidi" w:hAnsiTheme="minorBidi" w:cstheme="minorBidi"/>
          <w:color w:val="074F6A" w:themeColor="accent4" w:themeShade="80"/>
          <w:sz w:val="22"/>
          <w:szCs w:val="22"/>
        </w:rPr>
        <w:t>misorders</w:t>
      </w:r>
      <w:proofErr w:type="spellEnd"/>
      <w:r w:rsidR="00B24E13" w:rsidRPr="00E76499">
        <w:rPr>
          <w:rFonts w:asciiTheme="minorBidi" w:hAnsiTheme="minorBidi" w:cstheme="minorBidi"/>
          <w:color w:val="074F6A" w:themeColor="accent4" w:themeShade="80"/>
          <w:sz w:val="22"/>
          <w:szCs w:val="22"/>
        </w:rPr>
        <w:t xml:space="preserve"> the remaining subgroups.</w:t>
      </w:r>
      <w:r w:rsidR="00B24E13">
        <w:rPr>
          <w:rFonts w:asciiTheme="minorBidi" w:hAnsiTheme="minorBidi" w:cstheme="minorBidi"/>
          <w:color w:val="074F6A" w:themeColor="accent4" w:themeShade="80"/>
          <w:sz w:val="22"/>
          <w:szCs w:val="22"/>
        </w:rPr>
        <w:t xml:space="preserve"> </w:t>
      </w:r>
      <w:r w:rsidR="00B24E13" w:rsidRPr="00E76499">
        <w:rPr>
          <w:rFonts w:asciiTheme="minorBidi" w:hAnsiTheme="minorBidi" w:cstheme="minorBidi"/>
          <w:color w:val="074F6A" w:themeColor="accent4" w:themeShade="80"/>
          <w:sz w:val="22"/>
          <w:szCs w:val="22"/>
        </w:rPr>
        <w:t>To quantify these deviations, we calculated the Spearman correlation between the predicted branching orders from each method and the manual network. These correlations, summarized in Table 3, demonstrate that both SPE and CPE outperform TM-</w:t>
      </w:r>
      <w:proofErr w:type="spellStart"/>
      <w:r w:rsidR="00B24E13" w:rsidRPr="00E76499">
        <w:rPr>
          <w:rFonts w:asciiTheme="minorBidi" w:hAnsiTheme="minorBidi" w:cstheme="minorBidi"/>
          <w:color w:val="074F6A" w:themeColor="accent4" w:themeShade="80"/>
          <w:sz w:val="22"/>
          <w:szCs w:val="22"/>
        </w:rPr>
        <w:lastRenderedPageBreak/>
        <w:t>Vec</w:t>
      </w:r>
      <w:proofErr w:type="spellEnd"/>
      <w:r w:rsidR="00B24E13" w:rsidRPr="00E76499">
        <w:rPr>
          <w:rFonts w:asciiTheme="minorBidi" w:hAnsiTheme="minorBidi" w:cstheme="minorBidi"/>
          <w:color w:val="074F6A" w:themeColor="accent4" w:themeShade="80"/>
          <w:sz w:val="22"/>
          <w:szCs w:val="22"/>
        </w:rPr>
        <w:t xml:space="preserve"> in aligning with the manually annotated network. Notably, SPE achieves a perfect correlation in the a.25.1.1 family, while TM-</w:t>
      </w:r>
      <w:proofErr w:type="spellStart"/>
      <w:r w:rsidR="00B24E13" w:rsidRPr="00E76499">
        <w:rPr>
          <w:rFonts w:asciiTheme="minorBidi" w:hAnsiTheme="minorBidi" w:cstheme="minorBidi"/>
          <w:color w:val="074F6A" w:themeColor="accent4" w:themeShade="80"/>
          <w:sz w:val="22"/>
          <w:szCs w:val="22"/>
        </w:rPr>
        <w:t>Vec</w:t>
      </w:r>
      <w:proofErr w:type="spellEnd"/>
      <w:r w:rsidR="00B24E13" w:rsidRPr="00E76499">
        <w:rPr>
          <w:rFonts w:asciiTheme="minorBidi" w:hAnsiTheme="minorBidi" w:cstheme="minorBidi"/>
          <w:color w:val="074F6A" w:themeColor="accent4" w:themeShade="80"/>
          <w:sz w:val="22"/>
          <w:szCs w:val="22"/>
        </w:rPr>
        <w:t xml:space="preserve"> shows a negative correlation in the a.25.1.2 family, </w:t>
      </w:r>
      <w:r>
        <w:rPr>
          <w:rFonts w:asciiTheme="minorBidi" w:hAnsiTheme="minorBidi" w:cstheme="minorBidi"/>
          <w:color w:val="074F6A" w:themeColor="accent4" w:themeShade="80"/>
          <w:sz w:val="22"/>
          <w:szCs w:val="22"/>
        </w:rPr>
        <w:t>illustrating</w:t>
      </w:r>
      <w:r w:rsidRPr="00E76499">
        <w:rPr>
          <w:rFonts w:asciiTheme="minorBidi" w:hAnsiTheme="minorBidi" w:cstheme="minorBidi"/>
          <w:color w:val="074F6A" w:themeColor="accent4" w:themeShade="80"/>
          <w:sz w:val="22"/>
          <w:szCs w:val="22"/>
        </w:rPr>
        <w:t xml:space="preserve"> </w:t>
      </w:r>
      <w:r w:rsidR="00B24E13" w:rsidRPr="00E76499">
        <w:rPr>
          <w:rFonts w:asciiTheme="minorBidi" w:hAnsiTheme="minorBidi" w:cstheme="minorBidi"/>
          <w:color w:val="074F6A" w:themeColor="accent4" w:themeShade="80"/>
          <w:sz w:val="22"/>
          <w:szCs w:val="22"/>
        </w:rPr>
        <w:t>its limitations.</w:t>
      </w:r>
    </w:p>
    <w:p w14:paraId="3698613D" w14:textId="77777777" w:rsidR="00B24E13" w:rsidRPr="00E76499" w:rsidRDefault="00B24E13" w:rsidP="00B24E13">
      <w:pPr>
        <w:jc w:val="lowKashida"/>
        <w:rPr>
          <w:rFonts w:asciiTheme="minorBidi" w:hAnsiTheme="minorBidi" w:cstheme="minorBidi"/>
          <w:color w:val="074F6A" w:themeColor="accent4" w:themeShade="80"/>
          <w:sz w:val="22"/>
          <w:szCs w:val="22"/>
        </w:rPr>
      </w:pPr>
    </w:p>
    <w:p w14:paraId="0ED728DF" w14:textId="77777777" w:rsidR="00B24E13" w:rsidRPr="00E76499" w:rsidRDefault="00B24E13" w:rsidP="00B24E13">
      <w:pPr>
        <w:jc w:val="lowKashida"/>
        <w:rPr>
          <w:rFonts w:asciiTheme="minorBidi" w:hAnsiTheme="minorBidi" w:cstheme="minorBidi"/>
          <w:color w:val="074F6A" w:themeColor="accent4" w:themeShade="80"/>
          <w:sz w:val="20"/>
          <w:szCs w:val="20"/>
        </w:rPr>
      </w:pPr>
      <w:r w:rsidRPr="00E76499">
        <w:rPr>
          <w:rFonts w:asciiTheme="minorBidi" w:hAnsiTheme="minorBidi" w:cstheme="minorBidi"/>
          <w:b/>
          <w:bCs/>
          <w:color w:val="074F6A" w:themeColor="accent4" w:themeShade="80"/>
          <w:sz w:val="20"/>
          <w:szCs w:val="20"/>
        </w:rPr>
        <w:t xml:space="preserve">Table 3 | </w:t>
      </w:r>
      <w:r w:rsidRPr="00E76499">
        <w:rPr>
          <w:rFonts w:asciiTheme="minorBidi" w:hAnsiTheme="minorBidi" w:cstheme="minorBidi"/>
          <w:color w:val="074F6A" w:themeColor="accent4" w:themeShade="80"/>
          <w:sz w:val="20"/>
          <w:szCs w:val="20"/>
        </w:rPr>
        <w:t>Spearman Correlation Between the Manual Network and Predicted Branching Orders by SPE, TM-</w:t>
      </w:r>
      <w:proofErr w:type="spellStart"/>
      <w:r w:rsidRPr="00E76499">
        <w:rPr>
          <w:rFonts w:asciiTheme="minorBidi" w:hAnsiTheme="minorBidi" w:cstheme="minorBidi"/>
          <w:color w:val="074F6A" w:themeColor="accent4" w:themeShade="80"/>
          <w:sz w:val="20"/>
          <w:szCs w:val="20"/>
        </w:rPr>
        <w:t>Vec</w:t>
      </w:r>
      <w:proofErr w:type="spellEnd"/>
      <w:r w:rsidRPr="00E76499">
        <w:rPr>
          <w:rFonts w:asciiTheme="minorBidi" w:hAnsiTheme="minorBidi" w:cstheme="minorBidi"/>
          <w:color w:val="074F6A" w:themeColor="accent4" w:themeShade="80"/>
          <w:sz w:val="20"/>
          <w:szCs w:val="20"/>
        </w:rPr>
        <w:t>, and CPE.</w:t>
      </w:r>
    </w:p>
    <w:tbl>
      <w:tblPr>
        <w:tblW w:w="0" w:type="auto"/>
        <w:jc w:val="center"/>
        <w:tblCellMar>
          <w:top w:w="15" w:type="dxa"/>
          <w:left w:w="15" w:type="dxa"/>
          <w:bottom w:w="15" w:type="dxa"/>
          <w:right w:w="15" w:type="dxa"/>
        </w:tblCellMar>
        <w:tblLook w:val="04A0" w:firstRow="1" w:lastRow="0" w:firstColumn="1" w:lastColumn="0" w:noHBand="0" w:noVBand="1"/>
      </w:tblPr>
      <w:tblGrid>
        <w:gridCol w:w="956"/>
        <w:gridCol w:w="923"/>
        <w:gridCol w:w="923"/>
      </w:tblGrid>
      <w:tr w:rsidR="00B24E13" w:rsidRPr="00E76499" w14:paraId="72BFC245" w14:textId="77777777" w:rsidTr="005917D5">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479FF7" w14:textId="77777777" w:rsidR="00B24E13" w:rsidRPr="00E76499" w:rsidRDefault="00B24E13" w:rsidP="005917D5">
            <w:pPr>
              <w:jc w:val="lowKashida"/>
              <w:rPr>
                <w:rFonts w:asciiTheme="minorBidi" w:hAnsiTheme="minorBidi" w:cstheme="minorBidi"/>
                <w:color w:val="074F6A" w:themeColor="accent4" w:themeShade="80"/>
                <w:sz w:val="20"/>
                <w:szCs w:val="20"/>
              </w:rPr>
            </w:pPr>
            <w:r w:rsidRPr="00E76499">
              <w:rPr>
                <w:rFonts w:asciiTheme="minorBidi" w:hAnsiTheme="minorBidi" w:cstheme="minorBidi"/>
                <w:b/>
                <w:bCs/>
                <w:color w:val="074F6A" w:themeColor="accent4" w:themeShade="80"/>
                <w:sz w:val="20"/>
                <w:szCs w:val="20"/>
              </w:rPr>
              <w:t>Method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D0C656" w14:textId="77777777" w:rsidR="00B24E13" w:rsidRPr="00E76499" w:rsidRDefault="00B24E13" w:rsidP="005917D5">
            <w:pPr>
              <w:jc w:val="lowKashida"/>
              <w:rPr>
                <w:rFonts w:asciiTheme="minorBidi" w:hAnsiTheme="minorBidi" w:cstheme="minorBidi"/>
                <w:color w:val="074F6A" w:themeColor="accent4" w:themeShade="80"/>
                <w:sz w:val="20"/>
                <w:szCs w:val="20"/>
              </w:rPr>
            </w:pPr>
            <w:r w:rsidRPr="00E76499">
              <w:rPr>
                <w:rFonts w:asciiTheme="minorBidi" w:hAnsiTheme="minorBidi" w:cstheme="minorBidi"/>
                <w:b/>
                <w:bCs/>
                <w:color w:val="074F6A" w:themeColor="accent4" w:themeShade="80"/>
                <w:sz w:val="20"/>
                <w:szCs w:val="20"/>
              </w:rPr>
              <w:t>a.25.1.1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55919B" w14:textId="77777777" w:rsidR="00B24E13" w:rsidRPr="00E76499" w:rsidRDefault="00B24E13" w:rsidP="005917D5">
            <w:pPr>
              <w:jc w:val="lowKashida"/>
              <w:rPr>
                <w:rFonts w:asciiTheme="minorBidi" w:hAnsiTheme="minorBidi" w:cstheme="minorBidi"/>
                <w:color w:val="074F6A" w:themeColor="accent4" w:themeShade="80"/>
                <w:sz w:val="20"/>
                <w:szCs w:val="20"/>
              </w:rPr>
            </w:pPr>
            <w:r w:rsidRPr="00E76499">
              <w:rPr>
                <w:rFonts w:asciiTheme="minorBidi" w:hAnsiTheme="minorBidi" w:cstheme="minorBidi"/>
                <w:b/>
                <w:bCs/>
                <w:color w:val="074F6A" w:themeColor="accent4" w:themeShade="80"/>
                <w:sz w:val="20"/>
                <w:szCs w:val="20"/>
              </w:rPr>
              <w:t>a.25.1.2</w:t>
            </w:r>
          </w:p>
        </w:tc>
      </w:tr>
      <w:tr w:rsidR="00B24E13" w:rsidRPr="00E76499" w14:paraId="0F0A5126" w14:textId="77777777" w:rsidTr="005917D5">
        <w:trPr>
          <w:trHeight w:val="66"/>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8CBE89" w14:textId="77777777" w:rsidR="00B24E13" w:rsidRPr="00E76499" w:rsidRDefault="00B24E13" w:rsidP="005917D5">
            <w:pPr>
              <w:jc w:val="lowKashida"/>
              <w:rPr>
                <w:rFonts w:asciiTheme="minorBidi" w:hAnsiTheme="minorBidi" w:cstheme="minorBidi"/>
                <w:color w:val="074F6A" w:themeColor="accent4" w:themeShade="80"/>
                <w:sz w:val="20"/>
                <w:szCs w:val="20"/>
              </w:rPr>
            </w:pPr>
            <w:r w:rsidRPr="00E76499">
              <w:rPr>
                <w:rFonts w:asciiTheme="minorBidi" w:hAnsiTheme="minorBidi" w:cstheme="minorBidi"/>
                <w:b/>
                <w:bCs/>
                <w:color w:val="074F6A" w:themeColor="accent4" w:themeShade="80"/>
                <w:sz w:val="20"/>
                <w:szCs w:val="20"/>
              </w:rPr>
              <w:t>CPE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767625" w14:textId="77777777" w:rsidR="00B24E13" w:rsidRPr="00E76499" w:rsidRDefault="00B24E13" w:rsidP="005917D5">
            <w:pPr>
              <w:jc w:val="center"/>
              <w:rPr>
                <w:rFonts w:asciiTheme="minorBidi" w:hAnsiTheme="minorBidi" w:cstheme="minorBidi"/>
                <w:color w:val="074F6A" w:themeColor="accent4" w:themeShade="80"/>
                <w:sz w:val="20"/>
                <w:szCs w:val="20"/>
              </w:rPr>
            </w:pPr>
            <w:r w:rsidRPr="00E76499">
              <w:rPr>
                <w:rFonts w:asciiTheme="minorBidi" w:hAnsiTheme="minorBidi" w:cstheme="minorBidi"/>
                <w:color w:val="074F6A" w:themeColor="accent4" w:themeShade="80"/>
                <w:sz w:val="20"/>
                <w:szCs w:val="20"/>
              </w:rPr>
              <w:t>0.8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9F4442" w14:textId="77777777" w:rsidR="00B24E13" w:rsidRPr="00E76499" w:rsidRDefault="00B24E13" w:rsidP="005917D5">
            <w:pPr>
              <w:jc w:val="center"/>
              <w:rPr>
                <w:rFonts w:asciiTheme="minorBidi" w:hAnsiTheme="minorBidi" w:cstheme="minorBidi"/>
                <w:color w:val="074F6A" w:themeColor="accent4" w:themeShade="80"/>
                <w:sz w:val="20"/>
                <w:szCs w:val="20"/>
              </w:rPr>
            </w:pPr>
            <w:r w:rsidRPr="00E76499">
              <w:rPr>
                <w:rFonts w:asciiTheme="minorBidi" w:hAnsiTheme="minorBidi" w:cstheme="minorBidi"/>
                <w:color w:val="074F6A" w:themeColor="accent4" w:themeShade="80"/>
                <w:sz w:val="20"/>
                <w:szCs w:val="20"/>
              </w:rPr>
              <w:t>0.6</w:t>
            </w:r>
          </w:p>
        </w:tc>
      </w:tr>
      <w:tr w:rsidR="00B24E13" w:rsidRPr="00E76499" w14:paraId="0C578473" w14:textId="77777777" w:rsidTr="005917D5">
        <w:trPr>
          <w:trHeight w:val="147"/>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D7E8FD" w14:textId="77777777" w:rsidR="00B24E13" w:rsidRPr="00E76499" w:rsidRDefault="00B24E13" w:rsidP="005917D5">
            <w:pPr>
              <w:jc w:val="lowKashida"/>
              <w:rPr>
                <w:rFonts w:asciiTheme="minorBidi" w:hAnsiTheme="minorBidi" w:cstheme="minorBidi"/>
                <w:color w:val="074F6A" w:themeColor="accent4" w:themeShade="80"/>
                <w:sz w:val="20"/>
                <w:szCs w:val="20"/>
              </w:rPr>
            </w:pPr>
            <w:r w:rsidRPr="00E76499">
              <w:rPr>
                <w:rFonts w:asciiTheme="minorBidi" w:hAnsiTheme="minorBidi" w:cstheme="minorBidi"/>
                <w:b/>
                <w:bCs/>
                <w:color w:val="074F6A" w:themeColor="accent4" w:themeShade="80"/>
                <w:sz w:val="20"/>
                <w:szCs w:val="20"/>
              </w:rPr>
              <w:t>SPE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11DEA5" w14:textId="77777777" w:rsidR="00B24E13" w:rsidRPr="00E76499" w:rsidRDefault="00B24E13" w:rsidP="005917D5">
            <w:pPr>
              <w:jc w:val="center"/>
              <w:rPr>
                <w:rFonts w:asciiTheme="minorBidi" w:hAnsiTheme="minorBidi" w:cstheme="minorBidi"/>
                <w:color w:val="074F6A" w:themeColor="accent4" w:themeShade="80"/>
                <w:sz w:val="20"/>
                <w:szCs w:val="20"/>
              </w:rPr>
            </w:pPr>
            <w:r w:rsidRPr="00E76499">
              <w:rPr>
                <w:rFonts w:asciiTheme="minorBidi" w:hAnsiTheme="minorBidi" w:cstheme="minorBidi"/>
                <w:color w:val="074F6A" w:themeColor="accent4" w:themeShade="8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972447" w14:textId="77777777" w:rsidR="00B24E13" w:rsidRPr="00E76499" w:rsidRDefault="00B24E13" w:rsidP="005917D5">
            <w:pPr>
              <w:jc w:val="center"/>
              <w:rPr>
                <w:rFonts w:asciiTheme="minorBidi" w:hAnsiTheme="minorBidi" w:cstheme="minorBidi"/>
                <w:color w:val="074F6A" w:themeColor="accent4" w:themeShade="80"/>
                <w:sz w:val="20"/>
                <w:szCs w:val="20"/>
              </w:rPr>
            </w:pPr>
            <w:r w:rsidRPr="00E76499">
              <w:rPr>
                <w:rFonts w:asciiTheme="minorBidi" w:hAnsiTheme="minorBidi" w:cstheme="minorBidi"/>
                <w:color w:val="074F6A" w:themeColor="accent4" w:themeShade="80"/>
                <w:sz w:val="20"/>
                <w:szCs w:val="20"/>
              </w:rPr>
              <w:t>0.6</w:t>
            </w:r>
          </w:p>
        </w:tc>
      </w:tr>
      <w:tr w:rsidR="00B24E13" w:rsidRPr="00E76499" w14:paraId="16165104" w14:textId="77777777" w:rsidTr="005917D5">
        <w:trPr>
          <w:trHeight w:val="237"/>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80DC4A" w14:textId="77777777" w:rsidR="00B24E13" w:rsidRPr="00E76499" w:rsidRDefault="00B24E13" w:rsidP="005917D5">
            <w:pPr>
              <w:jc w:val="lowKashida"/>
              <w:rPr>
                <w:rFonts w:asciiTheme="minorBidi" w:hAnsiTheme="minorBidi" w:cstheme="minorBidi"/>
                <w:color w:val="074F6A" w:themeColor="accent4" w:themeShade="80"/>
                <w:sz w:val="20"/>
                <w:szCs w:val="20"/>
              </w:rPr>
            </w:pPr>
            <w:proofErr w:type="spellStart"/>
            <w:r w:rsidRPr="00E76499">
              <w:rPr>
                <w:rFonts w:asciiTheme="minorBidi" w:hAnsiTheme="minorBidi" w:cstheme="minorBidi"/>
                <w:b/>
                <w:bCs/>
                <w:color w:val="074F6A" w:themeColor="accent4" w:themeShade="80"/>
                <w:sz w:val="20"/>
                <w:szCs w:val="20"/>
              </w:rPr>
              <w:t>TM_Vec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8FB250" w14:textId="77777777" w:rsidR="00B24E13" w:rsidRPr="00E76499" w:rsidRDefault="00B24E13" w:rsidP="005917D5">
            <w:pPr>
              <w:jc w:val="center"/>
              <w:rPr>
                <w:rFonts w:asciiTheme="minorBidi" w:hAnsiTheme="minorBidi" w:cstheme="minorBidi"/>
                <w:color w:val="074F6A" w:themeColor="accent4" w:themeShade="80"/>
                <w:sz w:val="20"/>
                <w:szCs w:val="20"/>
              </w:rPr>
            </w:pPr>
            <w:r w:rsidRPr="00E76499">
              <w:rPr>
                <w:rFonts w:asciiTheme="minorBidi" w:hAnsiTheme="minorBidi" w:cstheme="minorBidi"/>
                <w:color w:val="074F6A" w:themeColor="accent4" w:themeShade="80"/>
                <w:sz w:val="20"/>
                <w:szCs w:val="20"/>
              </w:rPr>
              <w:t>0.2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B88013" w14:textId="77777777" w:rsidR="00B24E13" w:rsidRPr="00E76499" w:rsidRDefault="00B24E13" w:rsidP="005917D5">
            <w:pPr>
              <w:jc w:val="center"/>
              <w:rPr>
                <w:rFonts w:asciiTheme="minorBidi" w:hAnsiTheme="minorBidi" w:cstheme="minorBidi"/>
                <w:color w:val="074F6A" w:themeColor="accent4" w:themeShade="80"/>
                <w:sz w:val="20"/>
                <w:szCs w:val="20"/>
              </w:rPr>
            </w:pPr>
            <w:r w:rsidRPr="00E76499">
              <w:rPr>
                <w:rFonts w:asciiTheme="minorBidi" w:hAnsiTheme="minorBidi" w:cstheme="minorBidi"/>
                <w:color w:val="074F6A" w:themeColor="accent4" w:themeShade="80"/>
                <w:sz w:val="20"/>
                <w:szCs w:val="20"/>
              </w:rPr>
              <w:t>-0.4</w:t>
            </w:r>
          </w:p>
        </w:tc>
      </w:tr>
    </w:tbl>
    <w:p w14:paraId="712EC072" w14:textId="77777777" w:rsidR="00B24E13" w:rsidRPr="00E76499" w:rsidRDefault="00B24E13" w:rsidP="00B24E13">
      <w:pPr>
        <w:jc w:val="lowKashida"/>
        <w:rPr>
          <w:rFonts w:asciiTheme="minorBidi" w:hAnsiTheme="minorBidi" w:cstheme="minorBidi"/>
          <w:color w:val="074F6A" w:themeColor="accent4" w:themeShade="80"/>
          <w:sz w:val="22"/>
          <w:szCs w:val="22"/>
        </w:rPr>
      </w:pPr>
      <w:r w:rsidRPr="00E76499">
        <w:rPr>
          <w:rFonts w:asciiTheme="minorBidi" w:hAnsiTheme="minorBidi" w:cstheme="minorBidi"/>
          <w:color w:val="074F6A" w:themeColor="accent4" w:themeShade="80"/>
          <w:sz w:val="22"/>
          <w:szCs w:val="22"/>
        </w:rPr>
        <w:t xml:space="preserve"> </w:t>
      </w:r>
    </w:p>
    <w:p w14:paraId="2999C5E2" w14:textId="77777777" w:rsidR="00B24E13" w:rsidRPr="00E76499" w:rsidRDefault="00B24E13" w:rsidP="00B24E13">
      <w:pPr>
        <w:jc w:val="lowKashida"/>
        <w:rPr>
          <w:rFonts w:asciiTheme="minorBidi" w:hAnsiTheme="minorBidi" w:cstheme="minorBidi"/>
          <w:color w:val="074F6A" w:themeColor="accent4" w:themeShade="80"/>
          <w:sz w:val="22"/>
          <w:szCs w:val="22"/>
        </w:rPr>
      </w:pPr>
    </w:p>
    <w:p w14:paraId="0B493B4F" w14:textId="77777777" w:rsidR="00B24E13" w:rsidRPr="004D00E9" w:rsidRDefault="00B24E13" w:rsidP="00B24E13">
      <w:pPr>
        <w:jc w:val="lowKashida"/>
        <w:rPr>
          <w:rFonts w:asciiTheme="minorBidi" w:hAnsiTheme="minorBidi" w:cstheme="minorBidi"/>
          <w:color w:val="074F6A" w:themeColor="accent4" w:themeShade="80"/>
          <w:sz w:val="22"/>
          <w:szCs w:val="22"/>
        </w:rPr>
      </w:pPr>
      <w:r w:rsidRPr="004D00E9">
        <w:rPr>
          <w:rFonts w:asciiTheme="minorBidi" w:hAnsiTheme="minorBidi" w:cstheme="minorBidi"/>
          <w:color w:val="074F6A" w:themeColor="accent4" w:themeShade="80"/>
          <w:sz w:val="22"/>
          <w:szCs w:val="22"/>
        </w:rPr>
        <w:t>These updates provide a more comprehensive comparison between the sequence-based and structure-based approaches, as requested, offering a clearer understanding of their relative performance across all tests.</w:t>
      </w:r>
    </w:p>
    <w:p w14:paraId="1374EEC3" w14:textId="77777777" w:rsidR="00B24E13" w:rsidRPr="004D00E9" w:rsidRDefault="00B24E13" w:rsidP="00B24E13">
      <w:pPr>
        <w:rPr>
          <w:rFonts w:asciiTheme="minorBidi" w:hAnsiTheme="minorBidi" w:cstheme="minorBidi"/>
          <w:sz w:val="22"/>
          <w:szCs w:val="22"/>
        </w:rPr>
      </w:pPr>
    </w:p>
    <w:p w14:paraId="07F87700" w14:textId="77777777" w:rsidR="00B24E13" w:rsidRPr="004D00E9" w:rsidRDefault="00B24E13" w:rsidP="00B24E13">
      <w:pPr>
        <w:rPr>
          <w:rFonts w:asciiTheme="minorBidi" w:hAnsiTheme="minorBidi" w:cstheme="minorBidi"/>
          <w:sz w:val="22"/>
          <w:szCs w:val="22"/>
        </w:rPr>
      </w:pPr>
      <w:r w:rsidRPr="004D00E9">
        <w:rPr>
          <w:rFonts w:asciiTheme="minorBidi" w:hAnsiTheme="minorBidi" w:cstheme="minorBidi"/>
          <w:sz w:val="22"/>
          <w:szCs w:val="22"/>
        </w:rPr>
        <w:lastRenderedPageBreak/>
        <w:fldChar w:fldCharType="begin"/>
      </w:r>
      <w:r w:rsidRPr="004D00E9">
        <w:rPr>
          <w:rFonts w:asciiTheme="minorBidi" w:hAnsiTheme="minorBidi" w:cstheme="minorBidi"/>
          <w:sz w:val="22"/>
          <w:szCs w:val="22"/>
        </w:rPr>
        <w:instrText xml:space="preserve"> INCLUDEPICTURE "https://lh7-rt.googleusercontent.com/docsz/AD_4nXc2s--LAzbxDQvIXTSqY9kxOHDYfZlcJ8AYBpym0xYJFBqRHLW9vid0OIZK6E_0hvlm155mvYuKYxkE_JnpeVkP27BM1x1KFByQfM12ZXraU_JOf0FBILbYHitgN0X4TR7OlmpzJ_zbBb76HMwvIxjkdANH?key=TFaiXVW5XhwRlL5MgHWPJg" \* MERGEFORMATINET </w:instrText>
      </w:r>
      <w:r w:rsidRPr="004D00E9">
        <w:rPr>
          <w:rFonts w:asciiTheme="minorBidi" w:hAnsiTheme="minorBidi" w:cstheme="minorBidi"/>
          <w:sz w:val="22"/>
          <w:szCs w:val="22"/>
        </w:rPr>
        <w:fldChar w:fldCharType="separate"/>
      </w:r>
      <w:r w:rsidRPr="004D00E9">
        <w:rPr>
          <w:rFonts w:asciiTheme="minorBidi" w:hAnsiTheme="minorBidi" w:cstheme="minorBidi"/>
          <w:noProof/>
          <w:sz w:val="22"/>
          <w:szCs w:val="22"/>
        </w:rPr>
        <w:drawing>
          <wp:inline distT="0" distB="0" distL="0" distR="0" wp14:anchorId="6DDFE725" wp14:editId="0F1C8A95">
            <wp:extent cx="5056360" cy="6134078"/>
            <wp:effectExtent l="0" t="0" r="0" b="635"/>
            <wp:docPr id="6347538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7432" cy="6159642"/>
                    </a:xfrm>
                    <a:prstGeom prst="rect">
                      <a:avLst/>
                    </a:prstGeom>
                    <a:noFill/>
                    <a:ln>
                      <a:noFill/>
                    </a:ln>
                  </pic:spPr>
                </pic:pic>
              </a:graphicData>
            </a:graphic>
          </wp:inline>
        </w:drawing>
      </w:r>
      <w:r w:rsidRPr="004D00E9">
        <w:rPr>
          <w:rFonts w:asciiTheme="minorBidi" w:hAnsiTheme="minorBidi" w:cstheme="minorBidi"/>
          <w:sz w:val="22"/>
          <w:szCs w:val="22"/>
        </w:rPr>
        <w:fldChar w:fldCharType="end"/>
      </w:r>
    </w:p>
    <w:p w14:paraId="61F9EB67" w14:textId="77777777" w:rsidR="00B24E13" w:rsidRPr="004D00E9" w:rsidRDefault="00B24E13" w:rsidP="00B24E13">
      <w:pPr>
        <w:jc w:val="lowKashida"/>
        <w:rPr>
          <w:rFonts w:asciiTheme="minorBidi" w:hAnsiTheme="minorBidi" w:cstheme="minorBidi"/>
          <w:color w:val="074F6A" w:themeColor="accent4" w:themeShade="80"/>
          <w:sz w:val="22"/>
          <w:szCs w:val="22"/>
        </w:rPr>
      </w:pPr>
      <w:r w:rsidRPr="0088522C">
        <w:rPr>
          <w:rFonts w:asciiTheme="minorBidi" w:hAnsiTheme="minorBidi" w:cstheme="minorBidi"/>
          <w:b/>
          <w:bCs/>
          <w:iCs/>
          <w:color w:val="074F6A" w:themeColor="accent4" w:themeShade="80"/>
          <w:sz w:val="20"/>
          <w:szCs w:val="20"/>
        </w:rPr>
        <w:t xml:space="preserve">Fig. 9 | Phylogenetic network reconstruction of the ferritin-like superfamily. </w:t>
      </w:r>
      <w:r w:rsidRPr="0088522C">
        <w:rPr>
          <w:rFonts w:asciiTheme="minorBidi" w:hAnsiTheme="minorBidi" w:cstheme="minorBidi"/>
          <w:iCs/>
          <w:color w:val="074F6A" w:themeColor="accent4" w:themeShade="80"/>
          <w:sz w:val="20"/>
          <w:szCs w:val="20"/>
        </w:rPr>
        <w:t>A) Schematic representation of the relationships among major ferritin-like protein families. B) Phylogenetic tree reconstructed using SPE. C) Neighbor-joining tree generated based on the average distances between subgroups using SPE. D) Phylogenetic tree reconstructed using TM-</w:t>
      </w:r>
      <w:proofErr w:type="spellStart"/>
      <w:r w:rsidRPr="0088522C">
        <w:rPr>
          <w:rFonts w:asciiTheme="minorBidi" w:hAnsiTheme="minorBidi" w:cstheme="minorBidi"/>
          <w:iCs/>
          <w:color w:val="074F6A" w:themeColor="accent4" w:themeShade="80"/>
          <w:sz w:val="20"/>
          <w:szCs w:val="20"/>
        </w:rPr>
        <w:t>Vec</w:t>
      </w:r>
      <w:proofErr w:type="spellEnd"/>
      <w:r w:rsidRPr="0088522C">
        <w:rPr>
          <w:rFonts w:asciiTheme="minorBidi" w:hAnsiTheme="minorBidi" w:cstheme="minorBidi"/>
          <w:iCs/>
          <w:color w:val="074F6A" w:themeColor="accent4" w:themeShade="80"/>
          <w:sz w:val="20"/>
          <w:szCs w:val="20"/>
        </w:rPr>
        <w:t>. E) Neighbor-joining tree generated using average distances between subgroups with TM-</w:t>
      </w:r>
      <w:proofErr w:type="spellStart"/>
      <w:r w:rsidRPr="0088522C">
        <w:rPr>
          <w:rFonts w:asciiTheme="minorBidi" w:hAnsiTheme="minorBidi" w:cstheme="minorBidi"/>
          <w:iCs/>
          <w:color w:val="074F6A" w:themeColor="accent4" w:themeShade="80"/>
          <w:sz w:val="20"/>
          <w:szCs w:val="20"/>
        </w:rPr>
        <w:t>Vec</w:t>
      </w:r>
      <w:proofErr w:type="spellEnd"/>
      <w:r w:rsidRPr="0088522C">
        <w:rPr>
          <w:rFonts w:asciiTheme="minorBidi" w:hAnsiTheme="minorBidi" w:cstheme="minorBidi"/>
          <w:iCs/>
          <w:color w:val="074F6A" w:themeColor="accent4" w:themeShade="80"/>
          <w:sz w:val="20"/>
          <w:szCs w:val="20"/>
        </w:rPr>
        <w:t xml:space="preserve">. F) Phylogenetic tree reconstructed using CPE. G) Neighbor-joining tree based on the average distances between subgroups using CPE. The red dotted line highlights the clear separation between two SCOP families: ferritins (SCOP ID a.25.1.1), which includes the Bacterioferritin, Ferritins, </w:t>
      </w:r>
      <w:proofErr w:type="spellStart"/>
      <w:r w:rsidRPr="0088522C">
        <w:rPr>
          <w:rFonts w:asciiTheme="minorBidi" w:hAnsiTheme="minorBidi" w:cstheme="minorBidi"/>
          <w:iCs/>
          <w:color w:val="074F6A" w:themeColor="accent4" w:themeShade="80"/>
          <w:sz w:val="20"/>
          <w:szCs w:val="20"/>
        </w:rPr>
        <w:t>Dps</w:t>
      </w:r>
      <w:proofErr w:type="spellEnd"/>
      <w:r w:rsidRPr="0088522C">
        <w:rPr>
          <w:rFonts w:asciiTheme="minorBidi" w:hAnsiTheme="minorBidi" w:cstheme="minorBidi"/>
          <w:iCs/>
          <w:color w:val="074F6A" w:themeColor="accent4" w:themeShade="80"/>
          <w:sz w:val="20"/>
          <w:szCs w:val="20"/>
        </w:rPr>
        <w:t xml:space="preserve">, and </w:t>
      </w:r>
      <w:proofErr w:type="spellStart"/>
      <w:r w:rsidRPr="0088522C">
        <w:rPr>
          <w:rFonts w:asciiTheme="minorBidi" w:hAnsiTheme="minorBidi" w:cstheme="minorBidi"/>
          <w:iCs/>
          <w:color w:val="074F6A" w:themeColor="accent4" w:themeShade="80"/>
          <w:sz w:val="20"/>
          <w:szCs w:val="20"/>
        </w:rPr>
        <w:t>Rubrerythrin</w:t>
      </w:r>
      <w:proofErr w:type="spellEnd"/>
      <w:r w:rsidRPr="0088522C">
        <w:rPr>
          <w:rFonts w:asciiTheme="minorBidi" w:hAnsiTheme="minorBidi" w:cstheme="minorBidi"/>
          <w:iCs/>
          <w:color w:val="074F6A" w:themeColor="accent4" w:themeShade="80"/>
          <w:sz w:val="20"/>
          <w:szCs w:val="20"/>
        </w:rPr>
        <w:t xml:space="preserve"> subgroups, and the Ribonucleotide Reductase-like family (SCOP ID a.25.1.2), which includes the BMM-alpha, BMM-beta, </w:t>
      </w:r>
      <w:proofErr w:type="spellStart"/>
      <w:r w:rsidRPr="0088522C">
        <w:rPr>
          <w:rFonts w:asciiTheme="minorBidi" w:hAnsiTheme="minorBidi" w:cstheme="minorBidi"/>
          <w:iCs/>
          <w:color w:val="074F6A" w:themeColor="accent4" w:themeShade="80"/>
          <w:sz w:val="20"/>
          <w:szCs w:val="20"/>
        </w:rPr>
        <w:t>Fatty_acid</w:t>
      </w:r>
      <w:proofErr w:type="spellEnd"/>
      <w:r w:rsidRPr="0088522C">
        <w:rPr>
          <w:rFonts w:asciiTheme="minorBidi" w:hAnsiTheme="minorBidi" w:cstheme="minorBidi"/>
          <w:iCs/>
          <w:color w:val="074F6A" w:themeColor="accent4" w:themeShade="80"/>
          <w:sz w:val="20"/>
          <w:szCs w:val="20"/>
        </w:rPr>
        <w:t>, and RNRR2 subgroups. The inferred arrangement of subfamilies using each method is shown to the right of C, E, and G.</w:t>
      </w:r>
    </w:p>
    <w:p w14:paraId="1AB17493" w14:textId="4BC8B54B" w:rsidR="00B24E13" w:rsidRDefault="00B24E13" w:rsidP="00B24E13">
      <w:pPr>
        <w:jc w:val="lowKashida"/>
        <w:rPr>
          <w:rFonts w:asciiTheme="minorBidi" w:hAnsiTheme="minorBidi" w:cstheme="minorBidi"/>
          <w:sz w:val="22"/>
          <w:szCs w:val="22"/>
        </w:rPr>
      </w:pPr>
    </w:p>
    <w:p w14:paraId="3DD28B8D" w14:textId="77777777" w:rsidR="0014194A" w:rsidRDefault="0014194A" w:rsidP="00B24E13">
      <w:pPr>
        <w:jc w:val="lowKashida"/>
        <w:rPr>
          <w:rFonts w:asciiTheme="minorBidi" w:hAnsiTheme="minorBidi" w:cstheme="minorBidi"/>
          <w:sz w:val="22"/>
          <w:szCs w:val="22"/>
        </w:rPr>
      </w:pPr>
    </w:p>
    <w:p w14:paraId="524FE22C" w14:textId="77777777" w:rsidR="0014194A" w:rsidRDefault="0014194A" w:rsidP="00B24E13">
      <w:pPr>
        <w:jc w:val="lowKashida"/>
        <w:rPr>
          <w:rFonts w:asciiTheme="minorBidi" w:hAnsiTheme="minorBidi" w:cstheme="minorBidi"/>
          <w:sz w:val="22"/>
          <w:szCs w:val="22"/>
        </w:rPr>
      </w:pPr>
    </w:p>
    <w:p w14:paraId="3947842D" w14:textId="77777777" w:rsidR="0014194A" w:rsidRPr="0014194A" w:rsidRDefault="0014194A" w:rsidP="0014194A">
      <w:pPr>
        <w:rPr>
          <w:rFonts w:asciiTheme="minorBidi" w:hAnsiTheme="minorBidi" w:cstheme="minorBidi"/>
          <w:sz w:val="22"/>
          <w:szCs w:val="22"/>
        </w:rPr>
      </w:pPr>
    </w:p>
    <w:p w14:paraId="17D939B1" w14:textId="6BFE88E4" w:rsidR="0014194A" w:rsidRPr="00811D3B" w:rsidRDefault="0014194A" w:rsidP="0014194A">
      <w:pPr>
        <w:spacing w:after="160" w:line="259" w:lineRule="auto"/>
        <w:rPr>
          <w:rFonts w:asciiTheme="minorBidi" w:hAnsiTheme="minorBidi" w:cstheme="minorBidi"/>
          <w:sz w:val="22"/>
          <w:szCs w:val="22"/>
        </w:rPr>
      </w:pPr>
      <w:r w:rsidRPr="00811D3B">
        <w:rPr>
          <w:rFonts w:asciiTheme="minorBidi" w:hAnsiTheme="minorBidi" w:cstheme="minorBidi"/>
          <w:b/>
          <w:bCs/>
          <w:sz w:val="22"/>
          <w:szCs w:val="22"/>
        </w:rPr>
        <w:t xml:space="preserve">Reviewer </w:t>
      </w:r>
      <w:r>
        <w:rPr>
          <w:rFonts w:asciiTheme="minorBidi" w:hAnsiTheme="minorBidi" w:cstheme="minorBidi"/>
          <w:b/>
          <w:bCs/>
          <w:sz w:val="22"/>
          <w:szCs w:val="22"/>
        </w:rPr>
        <w:t>2</w:t>
      </w:r>
      <w:r w:rsidRPr="00145BB3">
        <w:rPr>
          <w:rFonts w:asciiTheme="minorBidi" w:hAnsiTheme="minorBidi" w:cstheme="minorBidi"/>
          <w:b/>
          <w:bCs/>
          <w:sz w:val="22"/>
          <w:szCs w:val="22"/>
        </w:rPr>
        <w:t>:</w:t>
      </w:r>
    </w:p>
    <w:p w14:paraId="18604183" w14:textId="77777777" w:rsidR="0014194A" w:rsidRPr="0014194A" w:rsidRDefault="0014194A" w:rsidP="0014194A">
      <w:pPr>
        <w:rPr>
          <w:rFonts w:asciiTheme="minorBidi" w:hAnsiTheme="minorBidi" w:cstheme="minorBidi"/>
          <w:sz w:val="22"/>
          <w:szCs w:val="22"/>
        </w:rPr>
      </w:pPr>
    </w:p>
    <w:p w14:paraId="78382299" w14:textId="44E72DF3" w:rsidR="0014194A" w:rsidRPr="0014194A" w:rsidRDefault="0014194A" w:rsidP="0014194A">
      <w:pPr>
        <w:jc w:val="lowKashida"/>
        <w:rPr>
          <w:rFonts w:asciiTheme="minorBidi" w:hAnsiTheme="minorBidi" w:cstheme="minorBidi"/>
          <w:sz w:val="22"/>
          <w:szCs w:val="22"/>
        </w:rPr>
      </w:pPr>
      <w:r w:rsidRPr="0014194A">
        <w:rPr>
          <w:rFonts w:asciiTheme="minorBidi" w:hAnsiTheme="minorBidi" w:cstheme="minorBidi"/>
          <w:sz w:val="22"/>
          <w:szCs w:val="22"/>
        </w:rPr>
        <w:t>This is an interesting paper highlighting the use of energy profile-based analysis to examine evolutionary questions.</w:t>
      </w:r>
      <w:r>
        <w:rPr>
          <w:rFonts w:asciiTheme="minorBidi" w:hAnsiTheme="minorBidi" w:cstheme="minorBidi"/>
          <w:sz w:val="22"/>
          <w:szCs w:val="22"/>
        </w:rPr>
        <w:t xml:space="preserve"> </w:t>
      </w:r>
      <w:r w:rsidRPr="0014194A">
        <w:rPr>
          <w:rFonts w:asciiTheme="minorBidi" w:hAnsiTheme="minorBidi" w:cstheme="minorBidi"/>
          <w:sz w:val="22"/>
          <w:szCs w:val="22"/>
        </w:rPr>
        <w:t xml:space="preserve">The energy profile </w:t>
      </w:r>
      <w:proofErr w:type="gramStart"/>
      <w:r w:rsidRPr="0014194A">
        <w:rPr>
          <w:rFonts w:asciiTheme="minorBidi" w:hAnsiTheme="minorBidi" w:cstheme="minorBidi"/>
          <w:sz w:val="22"/>
          <w:szCs w:val="22"/>
        </w:rPr>
        <w:t>as a way to</w:t>
      </w:r>
      <w:proofErr w:type="gramEnd"/>
      <w:r w:rsidRPr="0014194A">
        <w:rPr>
          <w:rFonts w:asciiTheme="minorBidi" w:hAnsiTheme="minorBidi" w:cstheme="minorBidi"/>
          <w:sz w:val="22"/>
          <w:szCs w:val="22"/>
        </w:rPr>
        <w:t xml:space="preserve"> analyze sequence structure mapping was introduced by Eisenberg in Science 253,164(1991). Soon after </w:t>
      </w:r>
      <w:proofErr w:type="spellStart"/>
      <w:r w:rsidRPr="0014194A">
        <w:rPr>
          <w:rFonts w:asciiTheme="minorBidi" w:hAnsiTheme="minorBidi" w:cstheme="minorBidi"/>
          <w:sz w:val="22"/>
          <w:szCs w:val="22"/>
        </w:rPr>
        <w:t>Wolynes</w:t>
      </w:r>
      <w:proofErr w:type="spellEnd"/>
      <w:r w:rsidRPr="0014194A">
        <w:rPr>
          <w:rFonts w:asciiTheme="minorBidi" w:hAnsiTheme="minorBidi" w:cstheme="minorBidi"/>
          <w:sz w:val="22"/>
          <w:szCs w:val="22"/>
        </w:rPr>
        <w:t xml:space="preserve"> and coworkers showed how such profiles could be optimized using energy landscape theory in PNAS89,9029(1992)</w:t>
      </w:r>
      <w:r>
        <w:rPr>
          <w:rFonts w:asciiTheme="minorBidi" w:hAnsiTheme="minorBidi" w:cstheme="minorBidi"/>
          <w:sz w:val="22"/>
          <w:szCs w:val="22"/>
        </w:rPr>
        <w:t xml:space="preserve"> </w:t>
      </w:r>
      <w:r w:rsidRPr="0014194A">
        <w:rPr>
          <w:rFonts w:asciiTheme="minorBidi" w:hAnsiTheme="minorBidi" w:cstheme="minorBidi"/>
          <w:sz w:val="22"/>
          <w:szCs w:val="22"/>
        </w:rPr>
        <w:t>achieving success comparable to what is discussed here, but without the evolutionary aspects.</w:t>
      </w:r>
      <w:r>
        <w:rPr>
          <w:rFonts w:asciiTheme="minorBidi" w:hAnsiTheme="minorBidi" w:cstheme="minorBidi"/>
          <w:sz w:val="22"/>
          <w:szCs w:val="22"/>
        </w:rPr>
        <w:t xml:space="preserve"> </w:t>
      </w:r>
      <w:r w:rsidRPr="0014194A">
        <w:rPr>
          <w:rFonts w:asciiTheme="minorBidi" w:hAnsiTheme="minorBidi" w:cstheme="minorBidi"/>
          <w:sz w:val="22"/>
          <w:szCs w:val="22"/>
        </w:rPr>
        <w:t>These pioneering works should be cited.</w:t>
      </w:r>
    </w:p>
    <w:p w14:paraId="0C4D1290" w14:textId="457054E2" w:rsidR="0014194A" w:rsidRDefault="0014194A" w:rsidP="0014194A">
      <w:pPr>
        <w:jc w:val="lowKashida"/>
        <w:rPr>
          <w:rFonts w:asciiTheme="minorBidi" w:hAnsiTheme="minorBidi" w:cstheme="minorBidi"/>
          <w:sz w:val="22"/>
          <w:szCs w:val="22"/>
        </w:rPr>
      </w:pPr>
      <w:r w:rsidRPr="0014194A">
        <w:rPr>
          <w:rFonts w:asciiTheme="minorBidi" w:hAnsiTheme="minorBidi" w:cstheme="minorBidi"/>
          <w:sz w:val="22"/>
          <w:szCs w:val="22"/>
        </w:rPr>
        <w:t xml:space="preserve">It seems also the evolutionary analysis resembles the FRUSTRAEVO work by Ferreiro and coworkers that recently appeared in Nature Communications. </w:t>
      </w:r>
      <w:commentRangeStart w:id="5"/>
      <w:r w:rsidRPr="0014194A">
        <w:rPr>
          <w:rFonts w:asciiTheme="minorBidi" w:hAnsiTheme="minorBidi" w:cstheme="minorBidi"/>
          <w:sz w:val="22"/>
          <w:szCs w:val="22"/>
        </w:rPr>
        <w:t>This work should be compared and cited.</w:t>
      </w:r>
      <w:r>
        <w:rPr>
          <w:rFonts w:asciiTheme="minorBidi" w:hAnsiTheme="minorBidi" w:cstheme="minorBidi"/>
          <w:sz w:val="22"/>
          <w:szCs w:val="22"/>
        </w:rPr>
        <w:t xml:space="preserve"> </w:t>
      </w:r>
      <w:commentRangeEnd w:id="5"/>
      <w:r w:rsidR="00743910">
        <w:rPr>
          <w:rStyle w:val="CommentReference"/>
        </w:rPr>
        <w:commentReference w:id="5"/>
      </w:r>
      <w:r w:rsidRPr="0014194A">
        <w:rPr>
          <w:rFonts w:asciiTheme="minorBidi" w:hAnsiTheme="minorBidi" w:cstheme="minorBidi"/>
          <w:sz w:val="22"/>
          <w:szCs w:val="22"/>
        </w:rPr>
        <w:t>The examples chosen are quite nice.</w:t>
      </w:r>
    </w:p>
    <w:p w14:paraId="23FE42C1" w14:textId="77777777" w:rsidR="0014194A" w:rsidRDefault="0014194A" w:rsidP="0014194A">
      <w:pPr>
        <w:jc w:val="lowKashida"/>
        <w:rPr>
          <w:rFonts w:asciiTheme="minorBidi" w:hAnsiTheme="minorBidi" w:cstheme="minorBidi"/>
          <w:sz w:val="22"/>
          <w:szCs w:val="22"/>
        </w:rPr>
      </w:pPr>
    </w:p>
    <w:p w14:paraId="0B44C576" w14:textId="25107971" w:rsidR="0014194A" w:rsidRPr="0014194A" w:rsidRDefault="000F167E" w:rsidP="0014194A">
      <w:pPr>
        <w:jc w:val="lowKashida"/>
        <w:rPr>
          <w:rFonts w:asciiTheme="minorBidi" w:hAnsiTheme="minorBidi" w:cstheme="minorBidi"/>
          <w:color w:val="074F6A" w:themeColor="accent4" w:themeShade="80"/>
          <w:sz w:val="22"/>
          <w:szCs w:val="22"/>
        </w:rPr>
      </w:pPr>
      <w:r w:rsidRPr="000F167E">
        <w:rPr>
          <w:rFonts w:asciiTheme="minorBidi" w:hAnsiTheme="minorBidi" w:cstheme="minorBidi"/>
          <w:color w:val="074F6A" w:themeColor="accent4" w:themeShade="80"/>
          <w:sz w:val="22"/>
          <w:szCs w:val="22"/>
        </w:rPr>
        <w:t>ANSWER</w:t>
      </w:r>
      <w:r w:rsidR="0014194A" w:rsidRPr="0014194A">
        <w:rPr>
          <w:rFonts w:asciiTheme="minorBidi" w:hAnsiTheme="minorBidi" w:cstheme="minorBidi"/>
          <w:color w:val="074F6A" w:themeColor="accent4" w:themeShade="80"/>
          <w:sz w:val="22"/>
          <w:szCs w:val="22"/>
        </w:rPr>
        <w:t xml:space="preserve">: </w:t>
      </w:r>
      <w:r w:rsidR="003355EE">
        <w:rPr>
          <w:rFonts w:asciiTheme="minorBidi" w:hAnsiTheme="minorBidi" w:cstheme="minorBidi"/>
          <w:color w:val="074F6A" w:themeColor="accent4" w:themeShade="80"/>
          <w:sz w:val="22"/>
          <w:szCs w:val="22"/>
        </w:rPr>
        <w:t>We would like to t</w:t>
      </w:r>
      <w:r w:rsidR="0014194A" w:rsidRPr="0014194A">
        <w:rPr>
          <w:rFonts w:asciiTheme="minorBidi" w:hAnsiTheme="minorBidi" w:cstheme="minorBidi"/>
          <w:color w:val="074F6A" w:themeColor="accent4" w:themeShade="80"/>
          <w:sz w:val="22"/>
          <w:szCs w:val="22"/>
        </w:rPr>
        <w:t xml:space="preserve">hank </w:t>
      </w:r>
      <w:r w:rsidR="003355EE">
        <w:rPr>
          <w:rFonts w:asciiTheme="minorBidi" w:hAnsiTheme="minorBidi" w:cstheme="minorBidi"/>
          <w:color w:val="074F6A" w:themeColor="accent4" w:themeShade="80"/>
          <w:sz w:val="22"/>
          <w:szCs w:val="22"/>
        </w:rPr>
        <w:t>the reviewer for</w:t>
      </w:r>
      <w:r w:rsidR="0014194A" w:rsidRPr="0014194A">
        <w:rPr>
          <w:rFonts w:asciiTheme="minorBidi" w:hAnsiTheme="minorBidi" w:cstheme="minorBidi"/>
          <w:color w:val="074F6A" w:themeColor="accent4" w:themeShade="80"/>
          <w:sz w:val="22"/>
          <w:szCs w:val="22"/>
        </w:rPr>
        <w:t xml:space="preserve"> thoughtful and constructive feedback. </w:t>
      </w:r>
      <w:r w:rsidRPr="000F167E">
        <w:rPr>
          <w:rFonts w:asciiTheme="minorBidi" w:hAnsiTheme="minorBidi" w:cstheme="minorBidi"/>
          <w:color w:val="074F6A" w:themeColor="accent4" w:themeShade="80"/>
          <w:sz w:val="22"/>
          <w:szCs w:val="22"/>
        </w:rPr>
        <w:t>We agree</w:t>
      </w:r>
      <w:r w:rsidR="0014194A" w:rsidRPr="0014194A">
        <w:rPr>
          <w:rFonts w:asciiTheme="minorBidi" w:hAnsiTheme="minorBidi" w:cstheme="minorBidi"/>
          <w:color w:val="074F6A" w:themeColor="accent4" w:themeShade="80"/>
          <w:sz w:val="22"/>
          <w:szCs w:val="22"/>
        </w:rPr>
        <w:t xml:space="preserve"> </w:t>
      </w:r>
      <w:r w:rsidR="003355EE">
        <w:rPr>
          <w:rFonts w:asciiTheme="minorBidi" w:hAnsiTheme="minorBidi" w:cstheme="minorBidi"/>
          <w:color w:val="074F6A" w:themeColor="accent4" w:themeShade="80"/>
          <w:sz w:val="22"/>
          <w:szCs w:val="22"/>
        </w:rPr>
        <w:t>that</w:t>
      </w:r>
      <w:r w:rsidR="0014194A" w:rsidRPr="0014194A">
        <w:rPr>
          <w:rFonts w:asciiTheme="minorBidi" w:hAnsiTheme="minorBidi" w:cstheme="minorBidi"/>
          <w:color w:val="074F6A" w:themeColor="accent4" w:themeShade="80"/>
          <w:sz w:val="22"/>
          <w:szCs w:val="22"/>
        </w:rPr>
        <w:t xml:space="preserve"> the pioneering studies by Eisenberg (1991) and </w:t>
      </w:r>
      <w:proofErr w:type="spellStart"/>
      <w:r w:rsidR="0014194A" w:rsidRPr="0014194A">
        <w:rPr>
          <w:rFonts w:asciiTheme="minorBidi" w:hAnsiTheme="minorBidi" w:cstheme="minorBidi"/>
          <w:color w:val="074F6A" w:themeColor="accent4" w:themeShade="80"/>
          <w:sz w:val="22"/>
          <w:szCs w:val="22"/>
        </w:rPr>
        <w:t>Wolynes</w:t>
      </w:r>
      <w:proofErr w:type="spellEnd"/>
      <w:r w:rsidR="0014194A" w:rsidRPr="0014194A">
        <w:rPr>
          <w:rFonts w:asciiTheme="minorBidi" w:hAnsiTheme="minorBidi" w:cstheme="minorBidi"/>
          <w:color w:val="074F6A" w:themeColor="accent4" w:themeShade="80"/>
          <w:sz w:val="22"/>
          <w:szCs w:val="22"/>
        </w:rPr>
        <w:t xml:space="preserve"> et al. (1992), </w:t>
      </w:r>
      <w:r w:rsidR="003355EE">
        <w:rPr>
          <w:rFonts w:asciiTheme="minorBidi" w:hAnsiTheme="minorBidi" w:cstheme="minorBidi"/>
          <w:color w:val="074F6A" w:themeColor="accent4" w:themeShade="80"/>
          <w:sz w:val="22"/>
          <w:szCs w:val="22"/>
        </w:rPr>
        <w:t>should be cited and contextualized properly and have done so in the revised version</w:t>
      </w:r>
      <w:r w:rsidR="0014194A" w:rsidRPr="0014194A">
        <w:rPr>
          <w:rFonts w:asciiTheme="minorBidi" w:hAnsiTheme="minorBidi" w:cstheme="minorBidi"/>
          <w:color w:val="074F6A" w:themeColor="accent4" w:themeShade="80"/>
          <w:sz w:val="22"/>
          <w:szCs w:val="22"/>
        </w:rPr>
        <w:t xml:space="preserve">. </w:t>
      </w:r>
      <w:r w:rsidR="00743910">
        <w:rPr>
          <w:rFonts w:asciiTheme="minorBidi" w:hAnsiTheme="minorBidi" w:cstheme="minorBidi"/>
          <w:color w:val="074F6A" w:themeColor="accent4" w:themeShade="80"/>
          <w:sz w:val="22"/>
          <w:szCs w:val="22"/>
        </w:rPr>
        <w:t>W</w:t>
      </w:r>
      <w:r w:rsidR="0014194A" w:rsidRPr="0014194A">
        <w:rPr>
          <w:rFonts w:asciiTheme="minorBidi" w:hAnsiTheme="minorBidi" w:cstheme="minorBidi"/>
          <w:color w:val="074F6A" w:themeColor="accent4" w:themeShade="80"/>
          <w:sz w:val="22"/>
          <w:szCs w:val="22"/>
        </w:rPr>
        <w:t xml:space="preserve">e have </w:t>
      </w:r>
      <w:r w:rsidR="00743910">
        <w:rPr>
          <w:rFonts w:asciiTheme="minorBidi" w:hAnsiTheme="minorBidi" w:cstheme="minorBidi"/>
          <w:color w:val="074F6A" w:themeColor="accent4" w:themeShade="80"/>
          <w:sz w:val="22"/>
          <w:szCs w:val="22"/>
        </w:rPr>
        <w:t xml:space="preserve">now </w:t>
      </w:r>
      <w:r w:rsidR="0014194A" w:rsidRPr="0014194A">
        <w:rPr>
          <w:rFonts w:asciiTheme="minorBidi" w:hAnsiTheme="minorBidi" w:cstheme="minorBidi"/>
          <w:color w:val="074F6A" w:themeColor="accent4" w:themeShade="80"/>
          <w:sz w:val="22"/>
          <w:szCs w:val="22"/>
        </w:rPr>
        <w:t>incorporated the following discussion into the introduction (Page 3</w:t>
      </w:r>
      <w:r w:rsidR="00743910">
        <w:rPr>
          <w:rFonts w:asciiTheme="minorBidi" w:hAnsiTheme="minorBidi" w:cstheme="minorBidi"/>
          <w:color w:val="074F6A" w:themeColor="accent4" w:themeShade="80"/>
          <w:sz w:val="22"/>
          <w:szCs w:val="22"/>
        </w:rPr>
        <w:t xml:space="preserve"> of the revised </w:t>
      </w:r>
      <w:proofErr w:type="spellStart"/>
      <w:r w:rsidR="00743910">
        <w:rPr>
          <w:rFonts w:asciiTheme="minorBidi" w:hAnsiTheme="minorBidi" w:cstheme="minorBidi"/>
          <w:color w:val="074F6A" w:themeColor="accent4" w:themeShade="80"/>
          <w:sz w:val="22"/>
          <w:szCs w:val="22"/>
        </w:rPr>
        <w:t>ms</w:t>
      </w:r>
      <w:proofErr w:type="spellEnd"/>
      <w:r w:rsidR="0014194A" w:rsidRPr="0014194A">
        <w:rPr>
          <w:rFonts w:asciiTheme="minorBidi" w:hAnsiTheme="minorBidi" w:cstheme="minorBidi"/>
          <w:color w:val="074F6A" w:themeColor="accent4" w:themeShade="80"/>
          <w:sz w:val="22"/>
          <w:szCs w:val="22"/>
        </w:rPr>
        <w:t>):</w:t>
      </w:r>
    </w:p>
    <w:p w14:paraId="685802BD" w14:textId="77777777" w:rsidR="0014194A" w:rsidRPr="0014194A" w:rsidRDefault="0014194A" w:rsidP="0014194A">
      <w:pPr>
        <w:jc w:val="lowKashida"/>
        <w:rPr>
          <w:rFonts w:asciiTheme="minorBidi" w:hAnsiTheme="minorBidi" w:cstheme="minorBidi"/>
          <w:color w:val="FF0000"/>
          <w:sz w:val="22"/>
          <w:szCs w:val="22"/>
        </w:rPr>
      </w:pPr>
      <w:commentRangeStart w:id="6"/>
      <w:r w:rsidRPr="0014194A">
        <w:rPr>
          <w:rFonts w:asciiTheme="minorBidi" w:hAnsiTheme="minorBidi" w:cstheme="minorBidi"/>
          <w:color w:val="FF0000"/>
          <w:sz w:val="22"/>
          <w:szCs w:val="22"/>
        </w:rPr>
        <w:t>"The concept of using energy profiles to evaluate protein structures was initially introduced by Eisenberg</w:t>
      </w:r>
      <w:r w:rsidRPr="0014194A">
        <w:rPr>
          <w:rFonts w:asciiTheme="minorBidi" w:hAnsiTheme="minorBidi" w:cstheme="minorBidi"/>
          <w:color w:val="FF0000"/>
          <w:sz w:val="22"/>
          <w:szCs w:val="22"/>
          <w:vertAlign w:val="superscript"/>
        </w:rPr>
        <w:t>10</w:t>
      </w:r>
      <w:r w:rsidRPr="0014194A">
        <w:rPr>
          <w:rFonts w:asciiTheme="minorBidi" w:hAnsiTheme="minorBidi" w:cstheme="minorBidi"/>
          <w:color w:val="FF0000"/>
          <w:sz w:val="22"/>
          <w:szCs w:val="22"/>
        </w:rPr>
        <w:t xml:space="preserve">, who developed a method for mapping amino acid sequences to structural folds based on energy profiles. This approach enabled an early computational framework for assessing the compatibility of protein sequences with specific structural conformations. Soon after, </w:t>
      </w:r>
      <w:proofErr w:type="spellStart"/>
      <w:r w:rsidRPr="0014194A">
        <w:rPr>
          <w:rFonts w:asciiTheme="minorBidi" w:hAnsiTheme="minorBidi" w:cstheme="minorBidi"/>
          <w:color w:val="FF0000"/>
          <w:sz w:val="22"/>
          <w:szCs w:val="22"/>
        </w:rPr>
        <w:t>Wolynes</w:t>
      </w:r>
      <w:proofErr w:type="spellEnd"/>
      <w:r w:rsidRPr="0014194A">
        <w:rPr>
          <w:rFonts w:asciiTheme="minorBidi" w:hAnsiTheme="minorBidi" w:cstheme="minorBidi"/>
          <w:color w:val="FF0000"/>
          <w:sz w:val="22"/>
          <w:szCs w:val="22"/>
        </w:rPr>
        <w:t xml:space="preserve"> and co-workers</w:t>
      </w:r>
      <w:r w:rsidRPr="0014194A">
        <w:rPr>
          <w:rFonts w:asciiTheme="minorBidi" w:hAnsiTheme="minorBidi" w:cstheme="minorBidi"/>
          <w:color w:val="FF0000"/>
          <w:sz w:val="22"/>
          <w:szCs w:val="22"/>
          <w:vertAlign w:val="superscript"/>
        </w:rPr>
        <w:t>11</w:t>
      </w:r>
      <w:r w:rsidRPr="0014194A">
        <w:rPr>
          <w:rFonts w:asciiTheme="minorBidi" w:hAnsiTheme="minorBidi" w:cstheme="minorBidi"/>
          <w:color w:val="FF0000"/>
          <w:sz w:val="22"/>
          <w:szCs w:val="22"/>
        </w:rPr>
        <w:t xml:space="preserve"> expanded this study by applying energy landscape theory, utilizing optimized Hamiltonians to predict protein folding pathways. They introduced the spin-glass model to navigate the complex energy landscape of protein folding, ensuring that the native fold represents a global energy minimum. These pioneering methods laid the groundwork for modern approaches that predict protein structures using energy-based techniques."</w:t>
      </w:r>
      <w:commentRangeEnd w:id="6"/>
      <w:r w:rsidR="00743910">
        <w:rPr>
          <w:rStyle w:val="CommentReference"/>
        </w:rPr>
        <w:commentReference w:id="6"/>
      </w:r>
    </w:p>
    <w:p w14:paraId="136DFE11" w14:textId="77777777" w:rsidR="0014194A" w:rsidRPr="0014194A" w:rsidRDefault="0014194A" w:rsidP="0014194A">
      <w:pPr>
        <w:jc w:val="lowKashida"/>
        <w:rPr>
          <w:rFonts w:asciiTheme="minorBidi" w:hAnsiTheme="minorBidi" w:cstheme="minorBidi"/>
          <w:color w:val="074F6A" w:themeColor="accent4" w:themeShade="80"/>
          <w:sz w:val="22"/>
          <w:szCs w:val="22"/>
        </w:rPr>
      </w:pPr>
      <w:r w:rsidRPr="0014194A">
        <w:rPr>
          <w:rFonts w:asciiTheme="minorBidi" w:hAnsiTheme="minorBidi" w:cstheme="minorBidi"/>
          <w:color w:val="074F6A" w:themeColor="accent4" w:themeShade="80"/>
          <w:sz w:val="22"/>
          <w:szCs w:val="22"/>
        </w:rPr>
        <w:t>Regarding your second point about the evolutionary analysis resembling the FRUSTRAEVO work by Ferreiro and coworkers, we acknowledge the relevance of this recent study. </w:t>
      </w:r>
    </w:p>
    <w:p w14:paraId="7DB89588" w14:textId="77777777" w:rsidR="0014194A" w:rsidRPr="0014194A" w:rsidRDefault="0014194A" w:rsidP="0014194A">
      <w:pPr>
        <w:jc w:val="lowKashida"/>
        <w:rPr>
          <w:rFonts w:asciiTheme="minorBidi" w:hAnsiTheme="minorBidi" w:cstheme="minorBidi"/>
          <w:color w:val="074F6A" w:themeColor="accent4" w:themeShade="80"/>
          <w:sz w:val="22"/>
          <w:szCs w:val="22"/>
        </w:rPr>
      </w:pPr>
      <w:r w:rsidRPr="0014194A">
        <w:rPr>
          <w:rFonts w:asciiTheme="minorBidi" w:hAnsiTheme="minorBidi" w:cstheme="minorBidi"/>
          <w:color w:val="074F6A" w:themeColor="accent4" w:themeShade="80"/>
          <w:sz w:val="22"/>
          <w:szCs w:val="22"/>
        </w:rPr>
        <w:t xml:space="preserve">Ferreiro et al. developed a method to assess frustration levels across multiple sequence alignments (MSAs) using various frustration indices, such as the Single Residue Frustration Index and pairwise interaction indices, to identify conserved frustration patterns. This approach is implemented through tools like </w:t>
      </w:r>
      <w:proofErr w:type="spellStart"/>
      <w:r w:rsidRPr="0014194A">
        <w:rPr>
          <w:rFonts w:asciiTheme="minorBidi" w:hAnsiTheme="minorBidi" w:cstheme="minorBidi"/>
          <w:color w:val="074F6A" w:themeColor="accent4" w:themeShade="80"/>
          <w:sz w:val="22"/>
          <w:szCs w:val="22"/>
        </w:rPr>
        <w:t>FrustraEvo</w:t>
      </w:r>
      <w:proofErr w:type="spellEnd"/>
      <w:r w:rsidRPr="0014194A">
        <w:rPr>
          <w:rFonts w:asciiTheme="minorBidi" w:hAnsiTheme="minorBidi" w:cstheme="minorBidi"/>
          <w:color w:val="074F6A" w:themeColor="accent4" w:themeShade="80"/>
          <w:sz w:val="22"/>
          <w:szCs w:val="22"/>
        </w:rPr>
        <w:t xml:space="preserve"> and </w:t>
      </w:r>
      <w:proofErr w:type="spellStart"/>
      <w:r w:rsidRPr="0014194A">
        <w:rPr>
          <w:rFonts w:asciiTheme="minorBidi" w:hAnsiTheme="minorBidi" w:cstheme="minorBidi"/>
          <w:color w:val="074F6A" w:themeColor="accent4" w:themeShade="80"/>
          <w:sz w:val="22"/>
          <w:szCs w:val="22"/>
        </w:rPr>
        <w:t>FrustratometeR</w:t>
      </w:r>
      <w:proofErr w:type="spellEnd"/>
      <w:r w:rsidRPr="0014194A">
        <w:rPr>
          <w:rFonts w:asciiTheme="minorBidi" w:hAnsiTheme="minorBidi" w:cstheme="minorBidi"/>
          <w:color w:val="074F6A" w:themeColor="accent4" w:themeShade="80"/>
          <w:sz w:val="22"/>
          <w:szCs w:val="22"/>
        </w:rPr>
        <w:t xml:space="preserve">, which provide detailed analyses of evolutionary divergence within protein families. They demonstrated how </w:t>
      </w:r>
      <w:commentRangeStart w:id="7"/>
      <w:r w:rsidRPr="0014194A">
        <w:rPr>
          <w:rFonts w:asciiTheme="minorBidi" w:hAnsiTheme="minorBidi" w:cstheme="minorBidi"/>
          <w:color w:val="074F6A" w:themeColor="accent4" w:themeShade="80"/>
          <w:sz w:val="22"/>
          <w:szCs w:val="22"/>
        </w:rPr>
        <w:t xml:space="preserve">local frustration </w:t>
      </w:r>
      <w:commentRangeEnd w:id="7"/>
      <w:r w:rsidR="00743910">
        <w:rPr>
          <w:rStyle w:val="CommentReference"/>
        </w:rPr>
        <w:commentReference w:id="7"/>
      </w:r>
      <w:r w:rsidRPr="0014194A">
        <w:rPr>
          <w:rFonts w:asciiTheme="minorBidi" w:hAnsiTheme="minorBidi" w:cstheme="minorBidi"/>
          <w:color w:val="074F6A" w:themeColor="accent4" w:themeShade="80"/>
          <w:sz w:val="22"/>
          <w:szCs w:val="22"/>
        </w:rPr>
        <w:t xml:space="preserve">can influence protein foldability and function, with case studies on α and β </w:t>
      </w:r>
      <w:proofErr w:type="spellStart"/>
      <w:r w:rsidRPr="0014194A">
        <w:rPr>
          <w:rFonts w:asciiTheme="minorBidi" w:hAnsiTheme="minorBidi" w:cstheme="minorBidi"/>
          <w:color w:val="074F6A" w:themeColor="accent4" w:themeShade="80"/>
          <w:sz w:val="22"/>
          <w:szCs w:val="22"/>
        </w:rPr>
        <w:t>globins</w:t>
      </w:r>
      <w:proofErr w:type="spellEnd"/>
      <w:r w:rsidRPr="0014194A">
        <w:rPr>
          <w:rFonts w:asciiTheme="minorBidi" w:hAnsiTheme="minorBidi" w:cstheme="minorBidi"/>
          <w:color w:val="074F6A" w:themeColor="accent4" w:themeShade="80"/>
          <w:sz w:val="22"/>
          <w:szCs w:val="22"/>
        </w:rPr>
        <w:t>, as well as the SARS-CoV-2 dataset. By assigning a frustration score to each position, their method allowed for a comprehensive analysis of the SARS-CoV-2 proteome, identifying functionally relevant sites within viral proteins based on conserved frustration patterns. In contrast, our study assigns an energy profile to each protein rather than generating a score for individual positions. Our method represents each protein as a comprehensive energy profile, asserting that proteins within different families, superfamilies, or folds exhibit different energy profiles. While both approaches share the assumption that local energetic frustration reflects evolutionary and functional constraints, the key difference lies in implementation: Ferreiro et al.'s method assigns frustration scores to each position, enabling the identification of critical residues for protein function. In our approach, however, we analyze the overall energy profile of proteins, focusing on broader structural and evolutionary patterns rather than pinpointing individual functional residues.</w:t>
      </w:r>
    </w:p>
    <w:p w14:paraId="2D4D8DED" w14:textId="77777777" w:rsidR="0014194A" w:rsidRPr="0014194A" w:rsidRDefault="0014194A" w:rsidP="0014194A">
      <w:pPr>
        <w:jc w:val="lowKashida"/>
        <w:rPr>
          <w:rFonts w:asciiTheme="minorBidi" w:hAnsiTheme="minorBidi" w:cstheme="minorBidi"/>
          <w:color w:val="074F6A" w:themeColor="accent4" w:themeShade="80"/>
          <w:sz w:val="22"/>
          <w:szCs w:val="22"/>
        </w:rPr>
      </w:pPr>
      <w:r w:rsidRPr="0014194A">
        <w:rPr>
          <w:rFonts w:asciiTheme="minorBidi" w:hAnsiTheme="minorBidi" w:cstheme="minorBidi"/>
          <w:color w:val="074F6A" w:themeColor="accent4" w:themeShade="80"/>
          <w:sz w:val="22"/>
          <w:szCs w:val="22"/>
        </w:rPr>
        <w:t>We utilized a coronavirus dataset generated and analyzed by Freiberger et al. In the revised manuscript, we have included a new section (Section 3.8) titled "Large-Scale Application of Family Detection in Coronaviruses," which presents the results of our method in comparison with TM-</w:t>
      </w:r>
      <w:proofErr w:type="spellStart"/>
      <w:r w:rsidRPr="0014194A">
        <w:rPr>
          <w:rFonts w:asciiTheme="minorBidi" w:hAnsiTheme="minorBidi" w:cstheme="minorBidi"/>
          <w:color w:val="074F6A" w:themeColor="accent4" w:themeShade="80"/>
          <w:sz w:val="22"/>
          <w:szCs w:val="22"/>
        </w:rPr>
        <w:t>Vec</w:t>
      </w:r>
      <w:proofErr w:type="spellEnd"/>
      <w:r w:rsidRPr="0014194A">
        <w:rPr>
          <w:rFonts w:asciiTheme="minorBidi" w:hAnsiTheme="minorBidi" w:cstheme="minorBidi"/>
          <w:color w:val="074F6A" w:themeColor="accent4" w:themeShade="80"/>
          <w:sz w:val="22"/>
          <w:szCs w:val="22"/>
        </w:rPr>
        <w:t>. </w:t>
      </w:r>
    </w:p>
    <w:p w14:paraId="240A59A0" w14:textId="77777777" w:rsidR="00F36956" w:rsidRPr="00145BB3" w:rsidRDefault="00F36956" w:rsidP="00F36956">
      <w:pPr>
        <w:spacing w:line="360" w:lineRule="auto"/>
        <w:rPr>
          <w:rFonts w:asciiTheme="minorBidi" w:hAnsiTheme="minorBidi" w:cstheme="minorBidi"/>
          <w:b/>
          <w:color w:val="FF0000"/>
          <w:sz w:val="22"/>
          <w:szCs w:val="22"/>
        </w:rPr>
      </w:pPr>
      <w:r w:rsidRPr="00145BB3">
        <w:rPr>
          <w:rFonts w:asciiTheme="minorBidi" w:hAnsiTheme="minorBidi" w:cstheme="minorBidi"/>
          <w:b/>
          <w:color w:val="FF0000"/>
          <w:sz w:val="22"/>
          <w:szCs w:val="22"/>
        </w:rPr>
        <w:t>3.8 Large-Scale Application of Family Detection in Coronaviruses</w:t>
      </w:r>
    </w:p>
    <w:p w14:paraId="3C1D01C7" w14:textId="53F3B08D" w:rsidR="00F36956" w:rsidRPr="00145BB3" w:rsidRDefault="00F36956" w:rsidP="00F36956">
      <w:pPr>
        <w:spacing w:line="360" w:lineRule="auto"/>
        <w:jc w:val="lowKashida"/>
        <w:rPr>
          <w:rFonts w:asciiTheme="minorBidi" w:hAnsiTheme="minorBidi" w:cstheme="minorBidi"/>
          <w:bCs/>
          <w:color w:val="FF0000"/>
          <w:sz w:val="22"/>
          <w:szCs w:val="22"/>
        </w:rPr>
      </w:pPr>
      <w:r w:rsidRPr="00145BB3">
        <w:rPr>
          <w:rFonts w:asciiTheme="minorBidi" w:hAnsiTheme="minorBidi" w:cstheme="minorBidi"/>
          <w:bCs/>
          <w:color w:val="FF0000"/>
          <w:sz w:val="22"/>
          <w:szCs w:val="22"/>
        </w:rPr>
        <w:lastRenderedPageBreak/>
        <w:t>To evaluate our method on a larger dataset, we utilized a coronavirus dataset that was previously generated and analyzed by Freiberger et al.</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&lt;EndNote&gt;&lt;Cite&gt;&lt;Author&gt;Freiberger&lt;/Author&gt;&lt;Year&gt;2023&lt;/Year&gt;&lt;RecNum&gt;110&lt;/RecNum&gt;&lt;DisplayText&gt;&lt;style face="superscript"&gt;27&lt;/style&gt;&lt;/DisplayText&gt;&lt;record&gt;&lt;rec-number&gt;110&lt;/rec-number&gt;&lt;foreign-keys&gt;&lt;key app="EN" db-id="wxt0aspe0sssdue5pvev2tehtefzv5wwz2vx" timestamp="1728309490"&gt;110&lt;/key&gt;&lt;/foreign-keys&gt;&lt;ref-type name="Journal Article"&gt;17&lt;/ref-type&gt;&lt;contributors&gt;&lt;authors&gt;&lt;author&gt;Freiberger, Maria I.&lt;/author&gt;&lt;author&gt;Ruiz-Serra, Victoria&lt;/author&gt;&lt;author&gt;Pontes, Camila&lt;/author&gt;&lt;author&gt;Romero-Durana, Miguel&lt;/author&gt;&lt;author&gt;Galaz-Davison, Pablo&lt;/author&gt;&lt;author&gt;Ramírez-Sarmiento, Cesar A.&lt;/author&gt;&lt;author&gt;Schuster, Claudio D.&lt;/author&gt;&lt;author&gt;Marti, Marcelo A.&lt;/author&gt;&lt;author&gt;Wolynes, Peter G.&lt;/author&gt;&lt;author&gt;Ferreiro, Diego U.&lt;/author&gt;&lt;author&gt;Parra, R. Gonzalo&lt;/author&gt;&lt;author&gt;Valencia, Alfonso&lt;/author&gt;&lt;/authors&gt;&lt;/contributors&gt;&lt;titles&gt;&lt;title&gt;Local energetic frustration conservation in protein families and superfamilies&lt;/title&gt;&lt;secondary-title&gt;Nature Communications&lt;/secondary-title&gt;&lt;/titles&gt;&lt;periodical&gt;&lt;full-title&gt;Nature Communications&lt;/full-title&gt;&lt;/periodical&gt;&lt;pages&gt;8379&lt;/pages&gt;&lt;volume&gt;14&lt;/volume&gt;&lt;number&gt;1&lt;/number&gt;&lt;dates&gt;&lt;year&gt;2023&lt;/year&gt;&lt;pub-dates&gt;&lt;date&gt;2023/12/16&lt;/date&gt;&lt;/pub-dates&gt;&lt;/dates&gt;&lt;isbn&gt;2041-1723&lt;/isbn&gt;&lt;urls&gt;&lt;related-urls&gt;&lt;url&gt;https://doi.org/10.1038/s41467-023-43801-2&lt;/url&gt;&lt;/related-urls&gt;&lt;/urls&gt;&lt;electronic-resource-num&gt;10.1038/s41467-023-43801-2&lt;/electronic-resource-num&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27</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xml:space="preserve"> Initially, they retrieved homologous sequences from the SARS-CoV-2 reference genome MN985325, with low-quality and non-</w:t>
      </w:r>
      <w:proofErr w:type="spellStart"/>
      <w:r w:rsidRPr="00145BB3">
        <w:rPr>
          <w:rFonts w:asciiTheme="minorBidi" w:hAnsiTheme="minorBidi" w:cstheme="minorBidi"/>
          <w:bCs/>
          <w:color w:val="FF0000"/>
          <w:sz w:val="22"/>
          <w:szCs w:val="22"/>
        </w:rPr>
        <w:t>Coronaviridae</w:t>
      </w:r>
      <w:proofErr w:type="spellEnd"/>
      <w:r w:rsidRPr="00145BB3">
        <w:rPr>
          <w:rFonts w:asciiTheme="minorBidi" w:hAnsiTheme="minorBidi" w:cstheme="minorBidi"/>
          <w:bCs/>
          <w:color w:val="FF0000"/>
          <w:sz w:val="22"/>
          <w:szCs w:val="22"/>
        </w:rPr>
        <w:t xml:space="preserve"> sequences excluded</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&lt;EndNote&gt;&lt;Cite&gt;&lt;Author&gt;Gordon&lt;/Author&gt;&lt;Year&gt;2020&lt;/Year&gt;&lt;RecNum&gt;109&lt;/RecNum&gt;&lt;DisplayText&gt;&lt;style face="superscript"&gt;37&lt;/style&gt;&lt;/DisplayText&gt;&lt;record&gt;&lt;rec-number&gt;109&lt;/rec-number&gt;&lt;foreign-keys&gt;&lt;key app="EN" db-id="pz9x0eawezazasetddmx2xtwpax0wt0f2pat" timestamp="1728282135"&gt;109&lt;/key&gt;&lt;/foreign-keys&gt;&lt;ref-type name="Journal Article"&gt;17&lt;/ref-type&gt;&lt;contributors&gt;&lt;authors&gt;&lt;author&gt;Gordon, David E&lt;/author&gt;&lt;author&gt;Jang, Gwendolyn M&lt;/author&gt;&lt;author&gt;Bouhaddou, Mehdi&lt;/author&gt;&lt;author&gt;Xu, Jiewei&lt;/author&gt;&lt;author&gt;Obernier, Kirsten&lt;/author&gt;&lt;author&gt;White, Kris M&lt;/author&gt;&lt;author&gt;O’Meara, Matthew J&lt;/author&gt;&lt;author&gt;Rezelj, Veronica V&lt;/author&gt;&lt;author&gt;Guo, Jeffrey Z&lt;/author&gt;&lt;author&gt;Swaney, Danielle L&lt;/author&gt;&lt;/authors&gt;&lt;/contributors&gt;&lt;titles&gt;&lt;title&gt;A SARS-CoV-2 protein interaction map reveals targets for drug repurposing&lt;/title&gt;&lt;secondary-title&gt;Nature&lt;/secondary-title&gt;&lt;/titles&gt;&lt;periodical&gt;&lt;full-title&gt;Nature&lt;/full-title&gt;&lt;/periodical&gt;&lt;pages&gt;459-468&lt;/pages&gt;&lt;volume&gt;583&lt;/volume&gt;&lt;number&gt;7816&lt;/number&gt;&lt;dates&gt;&lt;year&gt;2020&lt;/year&gt;&lt;/dates&gt;&lt;isbn&gt;0028-0836&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37</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Then sequences aligned using MAFFT software</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&lt;EndNote&gt;&lt;Cite&gt;&lt;Author&gt;Katoh&lt;/Author&gt;&lt;Year&gt;2002&lt;/Year&gt;&lt;RecNum&gt;110&lt;/RecNum&gt;&lt;DisplayText&gt;&lt;style face="superscript"&gt;38&lt;/style&gt;&lt;/DisplayText&gt;&lt;record&gt;&lt;rec-number&gt;110&lt;/rec-number&gt;&lt;foreign-keys&gt;&lt;key app="EN" db-id="pz9x0eawezazasetddmx2xtwpax0wt0f2pat" timestamp="1728282180"&gt;110&lt;/key&gt;&lt;/foreign-keys&gt;&lt;ref-type name="Journal Article"&gt;17&lt;/ref-type&gt;&lt;contributors&gt;&lt;authors&gt;&lt;author&gt;Katoh, Kazutaka&lt;/author&gt;&lt;author&gt;Misawa, Kazuharu&lt;/author&gt;&lt;author&gt;Kuma, Kei</w:instrText>
      </w:r>
      <w:r w:rsidRPr="00145BB3">
        <w:rPr>
          <w:rFonts w:ascii="Cambria Math" w:hAnsi="Cambria Math" w:cs="Cambria Math"/>
          <w:bCs/>
          <w:color w:val="FF0000"/>
          <w:sz w:val="22"/>
          <w:szCs w:val="22"/>
        </w:rPr>
        <w:instrText>‐</w:instrText>
      </w:r>
      <w:r w:rsidRPr="00145BB3">
        <w:rPr>
          <w:rFonts w:asciiTheme="minorBidi" w:hAnsiTheme="minorBidi" w:cstheme="minorBidi"/>
          <w:bCs/>
          <w:color w:val="FF0000"/>
          <w:sz w:val="22"/>
          <w:szCs w:val="22"/>
        </w:rPr>
        <w:instrText>ichi&lt;/author&gt;&lt;author&gt;Miyata, Takashi&lt;/author&gt;&lt;/authors&gt;&lt;/contributors&gt;&lt;titles&gt;&lt;title&gt;MAFFT: a novel method for rapid multiple sequence alignment based on fast Fourier transform&lt;/title&gt;&lt;secondary-title&gt;Nucleic acids research&lt;/secondary-title&gt;&lt;/titles&gt;&lt;periodical&gt;&lt;full-title&gt;Nucleic acids research&lt;/full-title&gt;&lt;/periodical&gt;&lt;pages&gt;3059-3066&lt;/pages&gt;&lt;volume&gt;30&lt;/volume&gt;&lt;number&gt;14&lt;/number&gt;&lt;dates&gt;&lt;year&gt;2002&lt;/year&gt;&lt;/dates&gt;&lt;isbn&gt;1362-4962&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38</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with non-structural protein sequences trimmed to focus on regions specifically relevant to SARS-CoV-2. These aligned sequences were then clustered using CD-Hit</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&lt;EndNote&gt;&lt;Cite&gt;&lt;Author&gt;Li&lt;/Author&gt;&lt;Year&gt;2001&lt;/Year&gt;&lt;RecNum&gt;111&lt;/RecNum&gt;&lt;DisplayText&gt;&lt;style face="superscript"&gt;39&lt;/style&gt;&lt;/DisplayText&gt;&lt;record&gt;&lt;rec-number&gt;111&lt;/rec-number&gt;&lt;foreign-keys&gt;&lt;key app="EN" db-id="pz9x0eawezazasetddmx2xtwpax0wt0f2pat" timestamp="1728282244"&gt;111&lt;/key&gt;&lt;/foreign-keys&gt;&lt;ref-type name="Journal Article"&gt;17&lt;/ref-type&gt;&lt;contributors&gt;&lt;authors&gt;&lt;author&gt;Li, Weizhong&lt;/author&gt;&lt;author&gt;Jaroszewski, Lukasz&lt;/author&gt;&lt;author&gt;Godzik, Adam&lt;/author&gt;&lt;/authors&gt;&lt;/contributors&gt;&lt;titles&gt;&lt;title&gt;Clustering of highly homologous sequences to reduce the size of large protein databases&lt;/title&gt;&lt;secondary-title&gt;Bioinformatics&lt;/secondary-title&gt;&lt;/titles&gt;&lt;periodical&gt;&lt;full-title&gt;Bioinformatics&lt;/full-title&gt;&lt;/periodical&gt;&lt;pages&gt;282-283&lt;/pages&gt;&lt;volume&gt;17&lt;/volume&gt;&lt;number&gt;3&lt;/number&gt;&lt;dates&gt;&lt;year&gt;2001&lt;/year&gt;&lt;/dates&gt;&lt;isbn&gt;1367-4811&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39</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xml:space="preserve"> to ensure high similarity within each cluster. Structural models for these sequences were generated using AlphaFold2, retaining only those that met stringent quality criteria. The high-quality models were subsequently grouped into subfamilies using S3Det software</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&lt;EndNote&gt;&lt;Cite&gt;&lt;Author&gt;Rausell&lt;/Author&gt;&lt;Year&gt;2010&lt;/Year&gt;&lt;RecNum&gt;112&lt;/RecNum&gt;&lt;DisplayText&gt;&lt;style face="superscript"&gt;40&lt;/style&gt;&lt;/DisplayText&gt;&lt;record&gt;&lt;rec-number&gt;112&lt;/rec-number&gt;&lt;foreign-keys&gt;&lt;key app="EN" db-id="pz9x0eawezazasetddmx2xtwpax0wt0f2pat" timestamp="1728282477"&gt;112&lt;/key&gt;&lt;/foreign-keys&gt;&lt;ref-type name="Journal Article"&gt;17&lt;/ref-type&gt;&lt;contributors&gt;&lt;authors&gt;&lt;author&gt;Rausell, Antonio&lt;/author&gt;&lt;author&gt;Juan, David&lt;/author&gt;&lt;author&gt;Pazos, Florencio&lt;/author&gt;&lt;author&gt;Valencia, Alfonso&lt;/author&gt;&lt;/authors&gt;&lt;/contributors&gt;&lt;titles&gt;&lt;title&gt;Protein interactions and ligand binding: from protein subfamilies to functional specificity&lt;/title&gt;&lt;secondary-title&gt;Proceedings of the National Academy of Sciences&lt;/secondary-title&gt;&lt;/titles&gt;&lt;periodical&gt;&lt;full-title&gt;Proceedings of the National Academy of Sciences&lt;/full-title&gt;&lt;/periodical&gt;&lt;pages&gt;1995-2000&lt;/pages&gt;&lt;volume&gt;107&lt;/volume&gt;&lt;number&gt;5&lt;/number&gt;&lt;dates&gt;&lt;year&gt;2010&lt;/year&gt;&lt;/dates&gt;&lt;isbn&gt;0027-8424&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40</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allowing for the identification of Specificity Determining Positions (SDPs) within the proteins. This meticulous process resulted in a final set of 28 high-quality protein families, comprising 4,405 protein models. For each protein in this dataset, we computed the energy profiles CPE and SPE, along with the distance between these profiles and the cosine similarity between pairs of TM-</w:t>
      </w:r>
      <w:proofErr w:type="spellStart"/>
      <w:r w:rsidRPr="00145BB3">
        <w:rPr>
          <w:rFonts w:asciiTheme="minorBidi" w:hAnsiTheme="minorBidi" w:cstheme="minorBidi"/>
          <w:bCs/>
          <w:color w:val="FF0000"/>
          <w:sz w:val="22"/>
          <w:szCs w:val="22"/>
        </w:rPr>
        <w:t>Vec</w:t>
      </w:r>
      <w:proofErr w:type="spellEnd"/>
      <w:r w:rsidRPr="00145BB3">
        <w:rPr>
          <w:rFonts w:asciiTheme="minorBidi" w:hAnsiTheme="minorBidi" w:cstheme="minorBidi"/>
          <w:bCs/>
          <w:color w:val="FF0000"/>
          <w:sz w:val="22"/>
          <w:szCs w:val="22"/>
        </w:rPr>
        <w:t xml:space="preserve"> representations. The 1-nearest neighbor (1-NN) method was then utilized to classify the proteins into different families. The results, shown in Table </w:t>
      </w:r>
      <w:commentRangeStart w:id="8"/>
      <w:r w:rsidRPr="00145BB3">
        <w:rPr>
          <w:rFonts w:asciiTheme="minorBidi" w:hAnsiTheme="minorBidi" w:cstheme="minorBidi"/>
          <w:bCs/>
          <w:color w:val="FF0000"/>
          <w:sz w:val="22"/>
          <w:szCs w:val="22"/>
        </w:rPr>
        <w:t>5</w:t>
      </w:r>
      <w:commentRangeEnd w:id="8"/>
      <w:r w:rsidR="00743910">
        <w:rPr>
          <w:rStyle w:val="CommentReference"/>
        </w:rPr>
        <w:commentReference w:id="8"/>
      </w:r>
      <w:r w:rsidRPr="00145BB3">
        <w:rPr>
          <w:rFonts w:asciiTheme="minorBidi" w:hAnsiTheme="minorBidi" w:cstheme="minorBidi"/>
          <w:bCs/>
          <w:color w:val="FF0000"/>
          <w:sz w:val="22"/>
          <w:szCs w:val="22"/>
        </w:rPr>
        <w:t xml:space="preserve">, include metrics for accuracy and F1-score, demonstrating the effectiveness of our model. Both methods achieved performance levels near 100%, with CPE offering faster performance. Detailed outcomes of the 1-NN classification are </w:t>
      </w:r>
      <w:ins w:id="9" w:author="Andressoo, Jaan-Olle" w:date="2024-10-24T12:32:00Z">
        <w:r w:rsidR="00475AC1">
          <w:rPr>
            <w:rFonts w:asciiTheme="minorBidi" w:hAnsiTheme="minorBidi" w:cstheme="minorBidi"/>
            <w:bCs/>
            <w:color w:val="FF0000"/>
            <w:sz w:val="22"/>
            <w:szCs w:val="22"/>
          </w:rPr>
          <w:t xml:space="preserve">now </w:t>
        </w:r>
      </w:ins>
      <w:r w:rsidRPr="00145BB3">
        <w:rPr>
          <w:rFonts w:asciiTheme="minorBidi" w:hAnsiTheme="minorBidi" w:cstheme="minorBidi"/>
          <w:bCs/>
          <w:color w:val="FF0000"/>
          <w:sz w:val="22"/>
          <w:szCs w:val="22"/>
        </w:rPr>
        <w:t xml:space="preserve">provided in </w:t>
      </w:r>
      <w:ins w:id="10" w:author="Andressoo, Jaan-Olle" w:date="2024-10-24T12:32:00Z">
        <w:r w:rsidR="00475AC1">
          <w:rPr>
            <w:rFonts w:asciiTheme="minorBidi" w:hAnsiTheme="minorBidi" w:cstheme="minorBidi"/>
            <w:bCs/>
            <w:color w:val="FF0000"/>
            <w:sz w:val="22"/>
            <w:szCs w:val="22"/>
          </w:rPr>
          <w:t xml:space="preserve">new </w:t>
        </w:r>
      </w:ins>
      <w:r w:rsidRPr="00145BB3">
        <w:rPr>
          <w:rFonts w:asciiTheme="minorBidi" w:hAnsiTheme="minorBidi" w:cstheme="minorBidi"/>
          <w:bCs/>
          <w:color w:val="FF0000"/>
          <w:sz w:val="22"/>
          <w:szCs w:val="22"/>
        </w:rPr>
        <w:t>Supplementary Tables S3-S5, and the UMAP projections of SPE, CPE, and TM-</w:t>
      </w:r>
      <w:proofErr w:type="spellStart"/>
      <w:r w:rsidRPr="00145BB3">
        <w:rPr>
          <w:rFonts w:asciiTheme="minorBidi" w:hAnsiTheme="minorBidi" w:cstheme="minorBidi"/>
          <w:bCs/>
          <w:color w:val="FF0000"/>
          <w:sz w:val="22"/>
          <w:szCs w:val="22"/>
        </w:rPr>
        <w:t>Vec</w:t>
      </w:r>
      <w:proofErr w:type="spellEnd"/>
      <w:r w:rsidRPr="00145BB3">
        <w:rPr>
          <w:rFonts w:asciiTheme="minorBidi" w:hAnsiTheme="minorBidi" w:cstheme="minorBidi"/>
          <w:bCs/>
          <w:color w:val="FF0000"/>
          <w:sz w:val="22"/>
          <w:szCs w:val="22"/>
        </w:rPr>
        <w:t xml:space="preserve"> representations are displayed in </w:t>
      </w:r>
      <w:ins w:id="11" w:author="Andressoo, Jaan-Olle" w:date="2024-10-24T12:32:00Z">
        <w:r w:rsidR="00475AC1">
          <w:rPr>
            <w:rFonts w:asciiTheme="minorBidi" w:hAnsiTheme="minorBidi" w:cstheme="minorBidi"/>
            <w:bCs/>
            <w:color w:val="FF0000"/>
            <w:sz w:val="22"/>
            <w:szCs w:val="22"/>
          </w:rPr>
          <w:t xml:space="preserve">new </w:t>
        </w:r>
      </w:ins>
      <w:r w:rsidRPr="00145BB3">
        <w:rPr>
          <w:rFonts w:asciiTheme="minorBidi" w:hAnsiTheme="minorBidi" w:cstheme="minorBidi"/>
          <w:bCs/>
          <w:color w:val="FF0000"/>
          <w:sz w:val="22"/>
          <w:szCs w:val="22"/>
        </w:rPr>
        <w:t>Supplementary Figures S6-S8.</w:t>
      </w:r>
    </w:p>
    <w:p w14:paraId="3FDA010A"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p>
    <w:p w14:paraId="2966BCFE" w14:textId="77777777" w:rsidR="00F36956" w:rsidRPr="00C05E9E" w:rsidRDefault="00F36956" w:rsidP="00F36956">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 xml:space="preserve">Table 4 | </w:t>
      </w:r>
      <w:r w:rsidRPr="00C05E9E">
        <w:rPr>
          <w:rFonts w:asciiTheme="minorBidi" w:eastAsiaTheme="majorEastAsia" w:hAnsiTheme="minorBidi" w:cstheme="minorBidi"/>
          <w:color w:val="FF0000"/>
          <w:sz w:val="20"/>
          <w:szCs w:val="20"/>
        </w:rPr>
        <w:t>Large-scale analysis of the SARS-CoV-2 proteome across 28 families, covering 4,405 proteins. The overall accuracy, F1-score, and computation time for detecting families using the 1-NN classifier.</w:t>
      </w:r>
    </w:p>
    <w:tbl>
      <w:tblPr>
        <w:tblW w:w="0" w:type="auto"/>
        <w:jc w:val="center"/>
        <w:tblCellMar>
          <w:top w:w="15" w:type="dxa"/>
          <w:left w:w="15" w:type="dxa"/>
          <w:bottom w:w="15" w:type="dxa"/>
          <w:right w:w="15" w:type="dxa"/>
        </w:tblCellMar>
        <w:tblLook w:val="04A0" w:firstRow="1" w:lastRow="0" w:firstColumn="1" w:lastColumn="0" w:noHBand="0" w:noVBand="1"/>
      </w:tblPr>
      <w:tblGrid>
        <w:gridCol w:w="956"/>
        <w:gridCol w:w="1212"/>
        <w:gridCol w:w="1101"/>
        <w:gridCol w:w="1301"/>
      </w:tblGrid>
      <w:tr w:rsidR="00F36956" w:rsidRPr="00145BB3" w14:paraId="79727BE2" w14:textId="77777777" w:rsidTr="005917D5">
        <w:trPr>
          <w:trHeight w:val="516"/>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6D2660"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Method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66235E"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Time (Sec)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67959B"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Accuracy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E32795"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F1 Measure</w:t>
            </w:r>
          </w:p>
        </w:tc>
      </w:tr>
      <w:tr w:rsidR="00F36956" w:rsidRPr="00145BB3" w14:paraId="00443D01" w14:textId="77777777" w:rsidTr="005917D5">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077780"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CPE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8040A5"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49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3CB6F0"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0.9968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42C31F"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0.9946</w:t>
            </w:r>
          </w:p>
        </w:tc>
      </w:tr>
      <w:tr w:rsidR="00F36956" w:rsidRPr="00145BB3" w14:paraId="5B290724" w14:textId="77777777" w:rsidTr="005917D5">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E50ED4"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SPE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76AF15"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2715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27BF93"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0.9973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ED497C"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0.9903</w:t>
            </w:r>
          </w:p>
        </w:tc>
      </w:tr>
      <w:tr w:rsidR="00F36956" w:rsidRPr="00145BB3" w14:paraId="6B539D1C" w14:textId="77777777" w:rsidTr="005917D5">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03DBE6" w14:textId="77777777" w:rsidR="00F36956" w:rsidRPr="00C05E9E" w:rsidRDefault="00F36956" w:rsidP="005917D5">
            <w:pPr>
              <w:rPr>
                <w:rFonts w:asciiTheme="minorBidi" w:eastAsiaTheme="majorEastAsia" w:hAnsiTheme="minorBidi" w:cstheme="minorBidi"/>
                <w:color w:val="FF0000"/>
                <w:sz w:val="20"/>
                <w:szCs w:val="20"/>
              </w:rPr>
            </w:pPr>
            <w:proofErr w:type="spellStart"/>
            <w:r w:rsidRPr="00C05E9E">
              <w:rPr>
                <w:rFonts w:asciiTheme="minorBidi" w:eastAsiaTheme="majorEastAsia" w:hAnsiTheme="minorBidi" w:cstheme="minorBidi"/>
                <w:b/>
                <w:bCs/>
                <w:color w:val="FF0000"/>
                <w:sz w:val="20"/>
                <w:szCs w:val="20"/>
              </w:rPr>
              <w:t>TM_Vec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17EF01"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685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38DB26"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0.9966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3BF5DA"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0.9925</w:t>
            </w:r>
          </w:p>
        </w:tc>
      </w:tr>
    </w:tbl>
    <w:p w14:paraId="01BF311D"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t xml:space="preserve">  </w:t>
      </w:r>
    </w:p>
    <w:p w14:paraId="1ECBD544"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br/>
      </w:r>
      <w:r w:rsidRPr="00C05E9E">
        <w:rPr>
          <w:rFonts w:asciiTheme="minorBidi" w:eastAsiaTheme="majorEastAsia" w:hAnsiTheme="minorBidi" w:cstheme="minorBidi"/>
          <w:color w:val="074F6A" w:themeColor="accent4" w:themeShade="80"/>
          <w:sz w:val="22"/>
          <w:szCs w:val="22"/>
        </w:rPr>
        <w:br/>
      </w:r>
    </w:p>
    <w:p w14:paraId="0CC1603C"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lastRenderedPageBreak/>
        <w:fldChar w:fldCharType="begin"/>
      </w:r>
      <w:r w:rsidRPr="00C05E9E">
        <w:rPr>
          <w:rFonts w:asciiTheme="minorBidi" w:eastAsiaTheme="majorEastAsia" w:hAnsiTheme="minorBidi" w:cstheme="minorBidi"/>
          <w:b/>
          <w:bCs/>
          <w:color w:val="074F6A" w:themeColor="accent4" w:themeShade="80"/>
          <w:sz w:val="22"/>
          <w:szCs w:val="22"/>
        </w:rPr>
        <w:instrText xml:space="preserve"> INCLUDEPICTURE "https://lh7-rt.googleusercontent.com/docsz/AD_4nXfzquzEzDuAY6uGQLbMSZ_5Wi1Y2U9VcdiHMIHiCr8ziad5_0xiIFZvjjTrvwF6ae87PQLKKslsP6ibd7jNE2wKxHegOh2a12_imIZwDZi6epzNKqQg56ULFGWfmHKaUeaUSjuK0S09n50pRUlCCcgkL_t_?key=TFaiXVW5XhwRlL5MgHWPJg" \* MERGEFORMATINET </w:instrText>
      </w:r>
      <w:r w:rsidRPr="00C05E9E">
        <w:rPr>
          <w:rFonts w:asciiTheme="minorBidi" w:eastAsiaTheme="majorEastAsia" w:hAnsiTheme="minorBidi" w:cstheme="minorBidi"/>
          <w:b/>
          <w:bCs/>
          <w:color w:val="074F6A" w:themeColor="accent4" w:themeShade="80"/>
          <w:sz w:val="22"/>
          <w:szCs w:val="22"/>
        </w:rPr>
        <w:fldChar w:fldCharType="separate"/>
      </w:r>
      <w:r w:rsidRPr="00145BB3">
        <w:rPr>
          <w:rFonts w:asciiTheme="minorBidi" w:eastAsiaTheme="majorEastAsia" w:hAnsiTheme="minorBidi" w:cstheme="minorBidi"/>
          <w:b/>
          <w:bCs/>
          <w:noProof/>
          <w:color w:val="074F6A" w:themeColor="accent4" w:themeShade="80"/>
          <w:sz w:val="22"/>
          <w:szCs w:val="22"/>
        </w:rPr>
        <w:drawing>
          <wp:inline distT="0" distB="0" distL="0" distR="0" wp14:anchorId="59320D18" wp14:editId="702D3093">
            <wp:extent cx="5943600" cy="4524375"/>
            <wp:effectExtent l="0" t="0" r="0" b="1905"/>
            <wp:docPr id="277567511" name="Picture 6"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95340" name="Picture 6" descr="A screen shot of a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Pr="00C05E9E">
        <w:rPr>
          <w:rFonts w:asciiTheme="minorBidi" w:eastAsiaTheme="majorEastAsia" w:hAnsiTheme="minorBidi" w:cstheme="minorBidi"/>
          <w:color w:val="074F6A" w:themeColor="accent4" w:themeShade="80"/>
          <w:sz w:val="22"/>
          <w:szCs w:val="22"/>
        </w:rPr>
        <w:fldChar w:fldCharType="end"/>
      </w:r>
    </w:p>
    <w:p w14:paraId="71958FB2"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t> </w:t>
      </w:r>
    </w:p>
    <w:p w14:paraId="11B69ED2" w14:textId="77777777" w:rsidR="00F36956" w:rsidRPr="00C05E9E" w:rsidRDefault="00F36956" w:rsidP="00F36956">
      <w:pPr>
        <w:rPr>
          <w:rFonts w:asciiTheme="minorBidi" w:eastAsiaTheme="majorEastAsia" w:hAnsiTheme="minorBidi" w:cstheme="minorBidi"/>
          <w:color w:val="074F6A" w:themeColor="accent4" w:themeShade="80"/>
          <w:sz w:val="20"/>
          <w:szCs w:val="20"/>
        </w:rPr>
      </w:pPr>
      <w:r w:rsidRPr="00C05E9E">
        <w:rPr>
          <w:rFonts w:asciiTheme="minorBidi" w:eastAsiaTheme="majorEastAsia" w:hAnsiTheme="minorBidi" w:cstheme="minorBidi"/>
          <w:b/>
          <w:bCs/>
          <w:color w:val="074F6A" w:themeColor="accent4" w:themeShade="80"/>
          <w:sz w:val="20"/>
          <w:szCs w:val="20"/>
        </w:rPr>
        <w:t xml:space="preserve">Fig. S6| UMAP Visualization of Energy Profiles in Large-Scale SARS-Cov2 data set. </w:t>
      </w:r>
      <w:r w:rsidRPr="00C05E9E">
        <w:rPr>
          <w:rFonts w:asciiTheme="minorBidi" w:eastAsiaTheme="majorEastAsia" w:hAnsiTheme="minorBidi" w:cstheme="minorBidi"/>
          <w:color w:val="074F6A" w:themeColor="accent4" w:themeShade="80"/>
          <w:sz w:val="20"/>
          <w:szCs w:val="20"/>
        </w:rPr>
        <w:t xml:space="preserve">The UMAP projection of Structural Energy Profiles (SPE) on 28 protein families with a total of 4,405 protein models. UMAP plot was generated using parameters </w:t>
      </w:r>
      <w:proofErr w:type="spellStart"/>
      <w:r w:rsidRPr="00C05E9E">
        <w:rPr>
          <w:rFonts w:asciiTheme="minorBidi" w:eastAsiaTheme="majorEastAsia" w:hAnsiTheme="minorBidi" w:cstheme="minorBidi"/>
          <w:color w:val="074F6A" w:themeColor="accent4" w:themeShade="80"/>
          <w:sz w:val="20"/>
          <w:szCs w:val="20"/>
        </w:rPr>
        <w:t>n_neighbors</w:t>
      </w:r>
      <w:proofErr w:type="spellEnd"/>
      <w:r w:rsidRPr="00C05E9E">
        <w:rPr>
          <w:rFonts w:asciiTheme="minorBidi" w:eastAsiaTheme="majorEastAsia" w:hAnsiTheme="minorBidi" w:cstheme="minorBidi"/>
          <w:color w:val="074F6A" w:themeColor="accent4" w:themeShade="80"/>
          <w:sz w:val="20"/>
          <w:szCs w:val="20"/>
        </w:rPr>
        <w:t xml:space="preserve"> = 150 and </w:t>
      </w:r>
      <w:proofErr w:type="spellStart"/>
      <w:r w:rsidRPr="00C05E9E">
        <w:rPr>
          <w:rFonts w:asciiTheme="minorBidi" w:eastAsiaTheme="majorEastAsia" w:hAnsiTheme="minorBidi" w:cstheme="minorBidi"/>
          <w:color w:val="074F6A" w:themeColor="accent4" w:themeShade="80"/>
          <w:sz w:val="20"/>
          <w:szCs w:val="20"/>
        </w:rPr>
        <w:t>min_dist</w:t>
      </w:r>
      <w:proofErr w:type="spellEnd"/>
      <w:r w:rsidRPr="00C05E9E">
        <w:rPr>
          <w:rFonts w:asciiTheme="minorBidi" w:eastAsiaTheme="majorEastAsia" w:hAnsiTheme="minorBidi" w:cstheme="minorBidi"/>
          <w:color w:val="074F6A" w:themeColor="accent4" w:themeShade="80"/>
          <w:sz w:val="20"/>
          <w:szCs w:val="20"/>
        </w:rPr>
        <w:t> = 0.1.</w:t>
      </w:r>
    </w:p>
    <w:p w14:paraId="25F79B35"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br/>
      </w:r>
    </w:p>
    <w:p w14:paraId="270A0D95"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lastRenderedPageBreak/>
        <w:fldChar w:fldCharType="begin"/>
      </w:r>
      <w:r w:rsidRPr="00C05E9E">
        <w:rPr>
          <w:rFonts w:asciiTheme="minorBidi" w:eastAsiaTheme="majorEastAsia" w:hAnsiTheme="minorBidi" w:cstheme="minorBidi"/>
          <w:color w:val="074F6A" w:themeColor="accent4" w:themeShade="80"/>
          <w:sz w:val="22"/>
          <w:szCs w:val="22"/>
        </w:rPr>
        <w:instrText xml:space="preserve"> INCLUDEPICTURE "https://lh7-rt.googleusercontent.com/docsz/AD_4nXcEOrvi8paaJ8_Woq69KXZR7O4YL5q30CQj6BoRZJZZ0dAzv-7tUQyJVe7YugO7RaU_2KwVR_sKF4pI4ma4RutGNV2OzpfLROaPTrOfDxgf67Zpa6D6XfOKG-rsP-kkIiP4yLGDfVroN7Af-mpLPdSq_RhQ?key=TFaiXVW5XhwRlL5MgHWPJg" \* MERGEFORMATINET </w:instrText>
      </w:r>
      <w:r w:rsidRPr="00C05E9E">
        <w:rPr>
          <w:rFonts w:asciiTheme="minorBidi" w:eastAsiaTheme="majorEastAsia" w:hAnsiTheme="minorBidi" w:cstheme="minorBidi"/>
          <w:color w:val="074F6A" w:themeColor="accent4" w:themeShade="80"/>
          <w:sz w:val="22"/>
          <w:szCs w:val="22"/>
        </w:rPr>
        <w:fldChar w:fldCharType="separate"/>
      </w:r>
      <w:r w:rsidRPr="00145BB3">
        <w:rPr>
          <w:rFonts w:asciiTheme="minorBidi" w:eastAsiaTheme="majorEastAsia" w:hAnsiTheme="minorBidi" w:cstheme="minorBidi"/>
          <w:noProof/>
          <w:color w:val="074F6A" w:themeColor="accent4" w:themeShade="80"/>
          <w:sz w:val="22"/>
          <w:szCs w:val="22"/>
        </w:rPr>
        <w:drawing>
          <wp:inline distT="0" distB="0" distL="0" distR="0" wp14:anchorId="10AD75F6" wp14:editId="699309E6">
            <wp:extent cx="5943600" cy="4505325"/>
            <wp:effectExtent l="0" t="0" r="0" b="3175"/>
            <wp:docPr id="418437021" name="Picture 5"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59778" name="Picture 5" descr="A screen shot of a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r w:rsidRPr="00C05E9E">
        <w:rPr>
          <w:rFonts w:asciiTheme="minorBidi" w:eastAsiaTheme="majorEastAsia" w:hAnsiTheme="minorBidi" w:cstheme="minorBidi"/>
          <w:color w:val="074F6A" w:themeColor="accent4" w:themeShade="80"/>
          <w:sz w:val="22"/>
          <w:szCs w:val="22"/>
        </w:rPr>
        <w:fldChar w:fldCharType="end"/>
      </w:r>
    </w:p>
    <w:p w14:paraId="47B7D1FD"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t> </w:t>
      </w:r>
    </w:p>
    <w:p w14:paraId="71FFADF9" w14:textId="77777777" w:rsidR="00F36956" w:rsidRPr="00C05E9E" w:rsidRDefault="00F36956" w:rsidP="00F36956">
      <w:pPr>
        <w:rPr>
          <w:rFonts w:asciiTheme="minorBidi" w:eastAsiaTheme="majorEastAsia" w:hAnsiTheme="minorBidi" w:cstheme="minorBidi"/>
          <w:color w:val="074F6A" w:themeColor="accent4" w:themeShade="80"/>
          <w:sz w:val="20"/>
          <w:szCs w:val="20"/>
        </w:rPr>
      </w:pPr>
      <w:r w:rsidRPr="00C05E9E">
        <w:rPr>
          <w:rFonts w:asciiTheme="minorBidi" w:eastAsiaTheme="majorEastAsia" w:hAnsiTheme="minorBidi" w:cstheme="minorBidi"/>
          <w:b/>
          <w:bCs/>
          <w:color w:val="074F6A" w:themeColor="accent4" w:themeShade="80"/>
          <w:sz w:val="20"/>
          <w:szCs w:val="20"/>
        </w:rPr>
        <w:t xml:space="preserve">Fig. S7| UMAP Visualization of Energy Profiles in Large-Scale SARS-Cov2 data set. </w:t>
      </w:r>
      <w:r w:rsidRPr="00C05E9E">
        <w:rPr>
          <w:rFonts w:asciiTheme="minorBidi" w:eastAsiaTheme="majorEastAsia" w:hAnsiTheme="minorBidi" w:cstheme="minorBidi"/>
          <w:color w:val="074F6A" w:themeColor="accent4" w:themeShade="80"/>
          <w:sz w:val="20"/>
          <w:szCs w:val="20"/>
        </w:rPr>
        <w:t xml:space="preserve">The UMAP projection of Compositional Energy Profiles (CPE) on 28 protein families with a total of 4,405 protein models. UMAP plot was generated using parameters </w:t>
      </w:r>
      <w:proofErr w:type="spellStart"/>
      <w:r w:rsidRPr="00C05E9E">
        <w:rPr>
          <w:rFonts w:asciiTheme="minorBidi" w:eastAsiaTheme="majorEastAsia" w:hAnsiTheme="minorBidi" w:cstheme="minorBidi"/>
          <w:color w:val="074F6A" w:themeColor="accent4" w:themeShade="80"/>
          <w:sz w:val="20"/>
          <w:szCs w:val="20"/>
        </w:rPr>
        <w:t>n_neighbors</w:t>
      </w:r>
      <w:proofErr w:type="spellEnd"/>
      <w:r w:rsidRPr="00C05E9E">
        <w:rPr>
          <w:rFonts w:asciiTheme="minorBidi" w:eastAsiaTheme="majorEastAsia" w:hAnsiTheme="minorBidi" w:cstheme="minorBidi"/>
          <w:color w:val="074F6A" w:themeColor="accent4" w:themeShade="80"/>
          <w:sz w:val="20"/>
          <w:szCs w:val="20"/>
        </w:rPr>
        <w:t xml:space="preserve"> = 150 and </w:t>
      </w:r>
      <w:proofErr w:type="spellStart"/>
      <w:r w:rsidRPr="00C05E9E">
        <w:rPr>
          <w:rFonts w:asciiTheme="minorBidi" w:eastAsiaTheme="majorEastAsia" w:hAnsiTheme="minorBidi" w:cstheme="minorBidi"/>
          <w:color w:val="074F6A" w:themeColor="accent4" w:themeShade="80"/>
          <w:sz w:val="20"/>
          <w:szCs w:val="20"/>
        </w:rPr>
        <w:t>min_dist</w:t>
      </w:r>
      <w:proofErr w:type="spellEnd"/>
      <w:r w:rsidRPr="00C05E9E">
        <w:rPr>
          <w:rFonts w:asciiTheme="minorBidi" w:eastAsiaTheme="majorEastAsia" w:hAnsiTheme="minorBidi" w:cstheme="minorBidi"/>
          <w:color w:val="074F6A" w:themeColor="accent4" w:themeShade="80"/>
          <w:sz w:val="20"/>
          <w:szCs w:val="20"/>
        </w:rPr>
        <w:t> = 0.1.</w:t>
      </w:r>
    </w:p>
    <w:p w14:paraId="78C22C34"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br/>
      </w:r>
      <w:r w:rsidRPr="00C05E9E">
        <w:rPr>
          <w:rFonts w:asciiTheme="minorBidi" w:eastAsiaTheme="majorEastAsia" w:hAnsiTheme="minorBidi" w:cstheme="minorBidi"/>
          <w:color w:val="074F6A" w:themeColor="accent4" w:themeShade="80"/>
          <w:sz w:val="22"/>
          <w:szCs w:val="22"/>
        </w:rPr>
        <w:br/>
      </w:r>
      <w:r w:rsidRPr="00C05E9E">
        <w:rPr>
          <w:rFonts w:asciiTheme="minorBidi" w:eastAsiaTheme="majorEastAsia" w:hAnsiTheme="minorBidi" w:cstheme="minorBidi"/>
          <w:color w:val="074F6A" w:themeColor="accent4" w:themeShade="80"/>
          <w:sz w:val="22"/>
          <w:szCs w:val="22"/>
        </w:rPr>
        <w:br/>
      </w:r>
    </w:p>
    <w:p w14:paraId="4C26C5BE"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lastRenderedPageBreak/>
        <w:fldChar w:fldCharType="begin"/>
      </w:r>
      <w:r w:rsidRPr="00C05E9E">
        <w:rPr>
          <w:rFonts w:asciiTheme="minorBidi" w:eastAsiaTheme="majorEastAsia" w:hAnsiTheme="minorBidi" w:cstheme="minorBidi"/>
          <w:b/>
          <w:bCs/>
          <w:color w:val="074F6A" w:themeColor="accent4" w:themeShade="80"/>
          <w:sz w:val="22"/>
          <w:szCs w:val="22"/>
        </w:rPr>
        <w:instrText xml:space="preserve"> INCLUDEPICTURE "https://lh7-rt.googleusercontent.com/docsz/AD_4nXfctvgTrElffy8P8Rex9E43HP_OVT15WQrit-PesL0eqsvsL3ggj5XEcxLXG3_l03aDm8BVLle0HwBpGlmF7jKPe9exkC-aJJwNhEZ5tdLooXgmvV0GacQKhCG3VsyaajHgfOEaG5VMyQEvgAJxRi-JkYwA?key=TFaiXVW5XhwRlL5MgHWPJg" \* MERGEFORMATINET </w:instrText>
      </w:r>
      <w:r w:rsidRPr="00C05E9E">
        <w:rPr>
          <w:rFonts w:asciiTheme="minorBidi" w:eastAsiaTheme="majorEastAsia" w:hAnsiTheme="minorBidi" w:cstheme="minorBidi"/>
          <w:b/>
          <w:bCs/>
          <w:color w:val="074F6A" w:themeColor="accent4" w:themeShade="80"/>
          <w:sz w:val="22"/>
          <w:szCs w:val="22"/>
        </w:rPr>
        <w:fldChar w:fldCharType="separate"/>
      </w:r>
      <w:r w:rsidRPr="00145BB3">
        <w:rPr>
          <w:rFonts w:asciiTheme="minorBidi" w:eastAsiaTheme="majorEastAsia" w:hAnsiTheme="minorBidi" w:cstheme="minorBidi"/>
          <w:b/>
          <w:bCs/>
          <w:noProof/>
          <w:color w:val="074F6A" w:themeColor="accent4" w:themeShade="80"/>
          <w:sz w:val="22"/>
          <w:szCs w:val="22"/>
        </w:rPr>
        <w:drawing>
          <wp:inline distT="0" distB="0" distL="0" distR="0" wp14:anchorId="48EFAAD9" wp14:editId="2D7A2F0F">
            <wp:extent cx="5943600" cy="4543425"/>
            <wp:effectExtent l="0" t="0" r="0" b="3175"/>
            <wp:docPr id="174827422" name="Picture 4"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42430" name="Picture 4" descr="A screen shot of a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r w:rsidRPr="00C05E9E">
        <w:rPr>
          <w:rFonts w:asciiTheme="minorBidi" w:eastAsiaTheme="majorEastAsia" w:hAnsiTheme="minorBidi" w:cstheme="minorBidi"/>
          <w:color w:val="074F6A" w:themeColor="accent4" w:themeShade="80"/>
          <w:sz w:val="22"/>
          <w:szCs w:val="22"/>
        </w:rPr>
        <w:fldChar w:fldCharType="end"/>
      </w:r>
    </w:p>
    <w:p w14:paraId="067CF7CC" w14:textId="77777777" w:rsidR="00F36956" w:rsidRPr="00C05E9E" w:rsidRDefault="00F36956" w:rsidP="00F36956">
      <w:pPr>
        <w:rPr>
          <w:rFonts w:asciiTheme="minorBidi" w:eastAsiaTheme="majorEastAsia" w:hAnsiTheme="minorBidi" w:cstheme="minorBidi"/>
          <w:color w:val="074F6A" w:themeColor="accent4" w:themeShade="80"/>
          <w:sz w:val="20"/>
          <w:szCs w:val="20"/>
        </w:rPr>
      </w:pPr>
      <w:r w:rsidRPr="00C05E9E">
        <w:rPr>
          <w:rFonts w:asciiTheme="minorBidi" w:eastAsiaTheme="majorEastAsia" w:hAnsiTheme="minorBidi" w:cstheme="minorBidi"/>
          <w:b/>
          <w:bCs/>
          <w:color w:val="074F6A" w:themeColor="accent4" w:themeShade="80"/>
          <w:sz w:val="20"/>
          <w:szCs w:val="20"/>
        </w:rPr>
        <w:t xml:space="preserve">Fig. S8| UMAP Visualization of Energy Profiles in Large-Scale SARS-Cov2 data set. </w:t>
      </w:r>
      <w:r w:rsidRPr="00C05E9E">
        <w:rPr>
          <w:rFonts w:asciiTheme="minorBidi" w:eastAsiaTheme="majorEastAsia" w:hAnsiTheme="minorBidi" w:cstheme="minorBidi"/>
          <w:color w:val="074F6A" w:themeColor="accent4" w:themeShade="80"/>
          <w:sz w:val="20"/>
          <w:szCs w:val="20"/>
        </w:rPr>
        <w:t>The UMAP projection of TM-</w:t>
      </w:r>
      <w:proofErr w:type="spellStart"/>
      <w:r w:rsidRPr="00C05E9E">
        <w:rPr>
          <w:rFonts w:asciiTheme="minorBidi" w:eastAsiaTheme="majorEastAsia" w:hAnsiTheme="minorBidi" w:cstheme="minorBidi"/>
          <w:color w:val="074F6A" w:themeColor="accent4" w:themeShade="80"/>
          <w:sz w:val="20"/>
          <w:szCs w:val="20"/>
        </w:rPr>
        <w:t>Vec</w:t>
      </w:r>
      <w:proofErr w:type="spellEnd"/>
      <w:r w:rsidRPr="00C05E9E">
        <w:rPr>
          <w:rFonts w:asciiTheme="minorBidi" w:eastAsiaTheme="majorEastAsia" w:hAnsiTheme="minorBidi" w:cstheme="minorBidi"/>
          <w:color w:val="074F6A" w:themeColor="accent4" w:themeShade="80"/>
          <w:sz w:val="20"/>
          <w:szCs w:val="20"/>
        </w:rPr>
        <w:t xml:space="preserve"> on 28 protein families with a total of 4,405 protein models. UMAP plot was generated using parameters </w:t>
      </w:r>
      <w:proofErr w:type="spellStart"/>
      <w:r w:rsidRPr="00C05E9E">
        <w:rPr>
          <w:rFonts w:asciiTheme="minorBidi" w:eastAsiaTheme="majorEastAsia" w:hAnsiTheme="minorBidi" w:cstheme="minorBidi"/>
          <w:color w:val="074F6A" w:themeColor="accent4" w:themeShade="80"/>
          <w:sz w:val="20"/>
          <w:szCs w:val="20"/>
        </w:rPr>
        <w:t>n_neighbors</w:t>
      </w:r>
      <w:proofErr w:type="spellEnd"/>
      <w:r w:rsidRPr="00C05E9E">
        <w:rPr>
          <w:rFonts w:asciiTheme="minorBidi" w:eastAsiaTheme="majorEastAsia" w:hAnsiTheme="minorBidi" w:cstheme="minorBidi"/>
          <w:color w:val="074F6A" w:themeColor="accent4" w:themeShade="80"/>
          <w:sz w:val="20"/>
          <w:szCs w:val="20"/>
        </w:rPr>
        <w:t xml:space="preserve"> = 150 and </w:t>
      </w:r>
      <w:proofErr w:type="spellStart"/>
      <w:r w:rsidRPr="00C05E9E">
        <w:rPr>
          <w:rFonts w:asciiTheme="minorBidi" w:eastAsiaTheme="majorEastAsia" w:hAnsiTheme="minorBidi" w:cstheme="minorBidi"/>
          <w:color w:val="074F6A" w:themeColor="accent4" w:themeShade="80"/>
          <w:sz w:val="20"/>
          <w:szCs w:val="20"/>
        </w:rPr>
        <w:t>min_dist</w:t>
      </w:r>
      <w:proofErr w:type="spellEnd"/>
      <w:r w:rsidRPr="00C05E9E">
        <w:rPr>
          <w:rFonts w:asciiTheme="minorBidi" w:eastAsiaTheme="majorEastAsia" w:hAnsiTheme="minorBidi" w:cstheme="minorBidi"/>
          <w:color w:val="074F6A" w:themeColor="accent4" w:themeShade="80"/>
          <w:sz w:val="20"/>
          <w:szCs w:val="20"/>
        </w:rPr>
        <w:t> = 0.1.</w:t>
      </w:r>
    </w:p>
    <w:p w14:paraId="033B048F"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p>
    <w:p w14:paraId="0A2AA550" w14:textId="77777777" w:rsidR="00F36956" w:rsidRPr="00145BB3" w:rsidRDefault="00F36956" w:rsidP="00F36956">
      <w:pPr>
        <w:rPr>
          <w:rFonts w:asciiTheme="minorBidi" w:hAnsiTheme="minorBidi" w:cstheme="minorBidi"/>
          <w:sz w:val="22"/>
          <w:szCs w:val="22"/>
        </w:rPr>
      </w:pPr>
    </w:p>
    <w:p w14:paraId="2114ACDB" w14:textId="6BAFE0F2" w:rsidR="00F36956" w:rsidRPr="00145BB3" w:rsidRDefault="00F36956" w:rsidP="00F36956">
      <w:pPr>
        <w:spacing w:line="360" w:lineRule="auto"/>
        <w:jc w:val="lowKashida"/>
        <w:rPr>
          <w:rFonts w:asciiTheme="minorBidi" w:hAnsiTheme="minorBidi" w:cstheme="minorBidi"/>
          <w:bCs/>
          <w:color w:val="FF0000"/>
          <w:sz w:val="22"/>
          <w:szCs w:val="22"/>
        </w:rPr>
      </w:pPr>
      <w:r w:rsidRPr="00145BB3">
        <w:rPr>
          <w:rFonts w:asciiTheme="minorBidi" w:hAnsiTheme="minorBidi" w:cstheme="minorBidi"/>
          <w:bCs/>
          <w:color w:val="FF0000"/>
          <w:sz w:val="22"/>
          <w:szCs w:val="22"/>
        </w:rPr>
        <w:t>The Papain-like Protease (</w:t>
      </w:r>
      <w:proofErr w:type="spellStart"/>
      <w:r w:rsidRPr="00145BB3">
        <w:rPr>
          <w:rFonts w:asciiTheme="minorBidi" w:hAnsiTheme="minorBidi" w:cstheme="minorBidi"/>
          <w:bCs/>
          <w:color w:val="FF0000"/>
          <w:sz w:val="22"/>
          <w:szCs w:val="22"/>
        </w:rPr>
        <w:t>PLPro</w:t>
      </w:r>
      <w:proofErr w:type="spellEnd"/>
      <w:r w:rsidRPr="00145BB3">
        <w:rPr>
          <w:rFonts w:asciiTheme="minorBidi" w:hAnsiTheme="minorBidi" w:cstheme="minorBidi"/>
          <w:bCs/>
          <w:color w:val="FF0000"/>
          <w:sz w:val="22"/>
          <w:szCs w:val="22"/>
        </w:rPr>
        <w:t xml:space="preserve">) domain plays a crucial role in viral replication by catalyzing the proteolysis of viral polyproteins. In addition, </w:t>
      </w:r>
      <w:proofErr w:type="spellStart"/>
      <w:r w:rsidRPr="00145BB3">
        <w:rPr>
          <w:rFonts w:asciiTheme="minorBidi" w:hAnsiTheme="minorBidi" w:cstheme="minorBidi"/>
          <w:bCs/>
          <w:color w:val="FF0000"/>
          <w:sz w:val="22"/>
          <w:szCs w:val="22"/>
        </w:rPr>
        <w:t>PLPro</w:t>
      </w:r>
      <w:proofErr w:type="spellEnd"/>
      <w:r w:rsidRPr="00145BB3">
        <w:rPr>
          <w:rFonts w:asciiTheme="minorBidi" w:hAnsiTheme="minorBidi" w:cstheme="minorBidi"/>
          <w:bCs/>
          <w:color w:val="FF0000"/>
          <w:sz w:val="22"/>
          <w:szCs w:val="22"/>
        </w:rPr>
        <w:t xml:space="preserve"> interacts with two host proteins, ubiquitin (</w:t>
      </w:r>
      <w:proofErr w:type="spellStart"/>
      <w:r w:rsidRPr="00145BB3">
        <w:rPr>
          <w:rFonts w:asciiTheme="minorBidi" w:hAnsiTheme="minorBidi" w:cstheme="minorBidi"/>
          <w:bCs/>
          <w:color w:val="FF0000"/>
          <w:sz w:val="22"/>
          <w:szCs w:val="22"/>
        </w:rPr>
        <w:t>Ub</w:t>
      </w:r>
      <w:proofErr w:type="spellEnd"/>
      <w:r w:rsidRPr="00145BB3">
        <w:rPr>
          <w:rFonts w:asciiTheme="minorBidi" w:hAnsiTheme="minorBidi" w:cstheme="minorBidi"/>
          <w:bCs/>
          <w:color w:val="FF0000"/>
          <w:sz w:val="22"/>
          <w:szCs w:val="22"/>
        </w:rPr>
        <w:t xml:space="preserve">) and the ubiquitin-like interferon-stimulated gene 15 protein (ISG15), allowing the virus to evade or weaken the host immune response. In this dataset, </w:t>
      </w:r>
      <w:proofErr w:type="spellStart"/>
      <w:r w:rsidRPr="00145BB3">
        <w:rPr>
          <w:rFonts w:asciiTheme="minorBidi" w:hAnsiTheme="minorBidi" w:cstheme="minorBidi"/>
          <w:bCs/>
          <w:color w:val="FF0000"/>
          <w:sz w:val="22"/>
          <w:szCs w:val="22"/>
        </w:rPr>
        <w:t>PLPro</w:t>
      </w:r>
      <w:proofErr w:type="spellEnd"/>
      <w:r w:rsidRPr="00145BB3">
        <w:rPr>
          <w:rFonts w:asciiTheme="minorBidi" w:hAnsiTheme="minorBidi" w:cstheme="minorBidi"/>
          <w:bCs/>
          <w:color w:val="FF0000"/>
          <w:sz w:val="22"/>
          <w:szCs w:val="22"/>
        </w:rPr>
        <w:t xml:space="preserve"> is divided into four subfamilies aligned with the </w:t>
      </w:r>
      <w:proofErr w:type="spellStart"/>
      <w:r w:rsidRPr="00145BB3">
        <w:rPr>
          <w:rFonts w:asciiTheme="minorBidi" w:hAnsiTheme="minorBidi" w:cstheme="minorBidi"/>
          <w:bCs/>
          <w:color w:val="FF0000"/>
          <w:sz w:val="22"/>
          <w:szCs w:val="22"/>
        </w:rPr>
        <w:t>Betacoronavirus</w:t>
      </w:r>
      <w:proofErr w:type="spellEnd"/>
      <w:r w:rsidRPr="00145BB3">
        <w:rPr>
          <w:rFonts w:asciiTheme="minorBidi" w:hAnsiTheme="minorBidi" w:cstheme="minorBidi"/>
          <w:bCs/>
          <w:color w:val="FF0000"/>
          <w:sz w:val="22"/>
          <w:szCs w:val="22"/>
        </w:rPr>
        <w:t xml:space="preserve"> subgenera: </w:t>
      </w:r>
      <w:proofErr w:type="spellStart"/>
      <w:r w:rsidRPr="00145BB3">
        <w:rPr>
          <w:rFonts w:asciiTheme="minorBidi" w:hAnsiTheme="minorBidi" w:cstheme="minorBidi"/>
          <w:bCs/>
          <w:color w:val="FF0000"/>
          <w:sz w:val="22"/>
          <w:szCs w:val="22"/>
        </w:rPr>
        <w:t>Sarbecovirus</w:t>
      </w:r>
      <w:proofErr w:type="spellEnd"/>
      <w:r w:rsidRPr="00145BB3">
        <w:rPr>
          <w:rFonts w:asciiTheme="minorBidi" w:hAnsiTheme="minorBidi" w:cstheme="minorBidi"/>
          <w:bCs/>
          <w:color w:val="FF0000"/>
          <w:sz w:val="22"/>
          <w:szCs w:val="22"/>
        </w:rPr>
        <w:t xml:space="preserve"> (n = 31), </w:t>
      </w:r>
      <w:proofErr w:type="spellStart"/>
      <w:r w:rsidRPr="00145BB3">
        <w:rPr>
          <w:rFonts w:asciiTheme="minorBidi" w:hAnsiTheme="minorBidi" w:cstheme="minorBidi"/>
          <w:bCs/>
          <w:color w:val="FF0000"/>
          <w:sz w:val="22"/>
          <w:szCs w:val="22"/>
        </w:rPr>
        <w:t>Nobecovirus</w:t>
      </w:r>
      <w:proofErr w:type="spellEnd"/>
      <w:r w:rsidRPr="00145BB3">
        <w:rPr>
          <w:rFonts w:asciiTheme="minorBidi" w:hAnsiTheme="minorBidi" w:cstheme="minorBidi"/>
          <w:bCs/>
          <w:color w:val="FF0000"/>
          <w:sz w:val="22"/>
          <w:szCs w:val="22"/>
        </w:rPr>
        <w:t xml:space="preserve"> (n = 11), </w:t>
      </w:r>
      <w:proofErr w:type="spellStart"/>
      <w:r w:rsidRPr="00145BB3">
        <w:rPr>
          <w:rFonts w:asciiTheme="minorBidi" w:hAnsiTheme="minorBidi" w:cstheme="minorBidi"/>
          <w:bCs/>
          <w:color w:val="FF0000"/>
          <w:sz w:val="22"/>
          <w:szCs w:val="22"/>
        </w:rPr>
        <w:t>Merbecovirus</w:t>
      </w:r>
      <w:proofErr w:type="spellEnd"/>
      <w:r w:rsidRPr="00145BB3">
        <w:rPr>
          <w:rFonts w:asciiTheme="minorBidi" w:hAnsiTheme="minorBidi" w:cstheme="minorBidi"/>
          <w:bCs/>
          <w:color w:val="FF0000"/>
          <w:sz w:val="22"/>
          <w:szCs w:val="22"/>
        </w:rPr>
        <w:t xml:space="preserve"> (n = 35), and </w:t>
      </w:r>
      <w:proofErr w:type="spellStart"/>
      <w:r w:rsidRPr="00145BB3">
        <w:rPr>
          <w:rFonts w:asciiTheme="minorBidi" w:hAnsiTheme="minorBidi" w:cstheme="minorBidi"/>
          <w:bCs/>
          <w:color w:val="FF0000"/>
          <w:sz w:val="22"/>
          <w:szCs w:val="22"/>
        </w:rPr>
        <w:t>Embecovirus</w:t>
      </w:r>
      <w:proofErr w:type="spellEnd"/>
      <w:r w:rsidRPr="00145BB3">
        <w:rPr>
          <w:rFonts w:asciiTheme="minorBidi" w:hAnsiTheme="minorBidi" w:cstheme="minorBidi"/>
          <w:bCs/>
          <w:color w:val="FF0000"/>
          <w:sz w:val="22"/>
          <w:szCs w:val="22"/>
        </w:rPr>
        <w:t xml:space="preserve"> (n = 45). The UMAP representation for both CPE and SPE is </w:t>
      </w:r>
      <w:ins w:id="12" w:author="Andressoo, Jaan-Olle" w:date="2024-10-24T12:33:00Z">
        <w:r w:rsidR="00475AC1">
          <w:rPr>
            <w:rFonts w:asciiTheme="minorBidi" w:hAnsiTheme="minorBidi" w:cstheme="minorBidi"/>
            <w:bCs/>
            <w:color w:val="FF0000"/>
            <w:sz w:val="22"/>
            <w:szCs w:val="22"/>
          </w:rPr>
          <w:t xml:space="preserve">now </w:t>
        </w:r>
      </w:ins>
      <w:del w:id="13" w:author="Andressoo, Jaan-Olle" w:date="2024-10-24T12:33:00Z">
        <w:r w:rsidRPr="00145BB3" w:rsidDel="00475AC1">
          <w:rPr>
            <w:rFonts w:asciiTheme="minorBidi" w:hAnsiTheme="minorBidi" w:cstheme="minorBidi"/>
            <w:bCs/>
            <w:color w:val="FF0000"/>
            <w:sz w:val="22"/>
            <w:szCs w:val="22"/>
          </w:rPr>
          <w:delText xml:space="preserve">shown </w:delText>
        </w:r>
      </w:del>
      <w:ins w:id="14" w:author="Andressoo, Jaan-Olle" w:date="2024-10-24T12:33:00Z">
        <w:r w:rsidR="00475AC1">
          <w:rPr>
            <w:rFonts w:asciiTheme="minorBidi" w:hAnsiTheme="minorBidi" w:cstheme="minorBidi"/>
            <w:bCs/>
            <w:color w:val="FF0000"/>
            <w:sz w:val="22"/>
            <w:szCs w:val="22"/>
          </w:rPr>
          <w:t>illust</w:t>
        </w:r>
      </w:ins>
      <w:ins w:id="15" w:author="Andressoo, Jaan-Olle" w:date="2024-10-24T12:34:00Z">
        <w:r w:rsidR="00475AC1">
          <w:rPr>
            <w:rFonts w:asciiTheme="minorBidi" w:hAnsiTheme="minorBidi" w:cstheme="minorBidi"/>
            <w:bCs/>
            <w:color w:val="FF0000"/>
            <w:sz w:val="22"/>
            <w:szCs w:val="22"/>
          </w:rPr>
          <w:t>r</w:t>
        </w:r>
      </w:ins>
      <w:ins w:id="16" w:author="Andressoo, Jaan-Olle" w:date="2024-10-24T12:33:00Z">
        <w:r w:rsidR="00475AC1">
          <w:rPr>
            <w:rFonts w:asciiTheme="minorBidi" w:hAnsiTheme="minorBidi" w:cstheme="minorBidi"/>
            <w:bCs/>
            <w:color w:val="FF0000"/>
            <w:sz w:val="22"/>
            <w:szCs w:val="22"/>
          </w:rPr>
          <w:t>a</w:t>
        </w:r>
      </w:ins>
      <w:ins w:id="17" w:author="Andressoo, Jaan-Olle" w:date="2024-10-24T12:34:00Z">
        <w:r w:rsidR="00475AC1">
          <w:rPr>
            <w:rFonts w:asciiTheme="minorBidi" w:hAnsiTheme="minorBidi" w:cstheme="minorBidi"/>
            <w:bCs/>
            <w:color w:val="FF0000"/>
            <w:sz w:val="22"/>
            <w:szCs w:val="22"/>
          </w:rPr>
          <w:t>t</w:t>
        </w:r>
      </w:ins>
      <w:ins w:id="18" w:author="Andressoo, Jaan-Olle" w:date="2024-10-24T12:33:00Z">
        <w:r w:rsidR="00475AC1">
          <w:rPr>
            <w:rFonts w:asciiTheme="minorBidi" w:hAnsiTheme="minorBidi" w:cstheme="minorBidi"/>
            <w:bCs/>
            <w:color w:val="FF0000"/>
            <w:sz w:val="22"/>
            <w:szCs w:val="22"/>
          </w:rPr>
          <w:t>ed</w:t>
        </w:r>
        <w:r w:rsidR="00475AC1" w:rsidRPr="00145BB3">
          <w:rPr>
            <w:rFonts w:asciiTheme="minorBidi" w:hAnsiTheme="minorBidi" w:cstheme="minorBidi"/>
            <w:bCs/>
            <w:color w:val="FF0000"/>
            <w:sz w:val="22"/>
            <w:szCs w:val="22"/>
          </w:rPr>
          <w:t xml:space="preserve"> </w:t>
        </w:r>
      </w:ins>
      <w:r w:rsidRPr="00145BB3">
        <w:rPr>
          <w:rFonts w:asciiTheme="minorBidi" w:hAnsiTheme="minorBidi" w:cstheme="minorBidi"/>
          <w:bCs/>
          <w:color w:val="FF0000"/>
          <w:sz w:val="22"/>
          <w:szCs w:val="22"/>
        </w:rPr>
        <w:t xml:space="preserve">in </w:t>
      </w:r>
      <w:ins w:id="19" w:author="Andressoo, Jaan-Olle" w:date="2024-10-24T12:33:00Z">
        <w:r w:rsidR="00475AC1">
          <w:rPr>
            <w:rFonts w:asciiTheme="minorBidi" w:hAnsiTheme="minorBidi" w:cstheme="minorBidi"/>
            <w:bCs/>
            <w:color w:val="FF0000"/>
            <w:sz w:val="22"/>
            <w:szCs w:val="22"/>
          </w:rPr>
          <w:t xml:space="preserve">new </w:t>
        </w:r>
      </w:ins>
      <w:r w:rsidRPr="00145BB3">
        <w:rPr>
          <w:rFonts w:asciiTheme="minorBidi" w:hAnsiTheme="minorBidi" w:cstheme="minorBidi"/>
          <w:bCs/>
          <w:color w:val="FF0000"/>
          <w:sz w:val="22"/>
          <w:szCs w:val="22"/>
        </w:rPr>
        <w:t xml:space="preserve">Fig. 13, where proteins from each subfamily are </w:t>
      </w:r>
      <w:del w:id="20" w:author="Andressoo, Jaan-Olle" w:date="2024-10-24T12:33:00Z">
        <w:r w:rsidRPr="00145BB3" w:rsidDel="00475AC1">
          <w:rPr>
            <w:rFonts w:asciiTheme="minorBidi" w:hAnsiTheme="minorBidi" w:cstheme="minorBidi"/>
            <w:bCs/>
            <w:color w:val="FF0000"/>
            <w:sz w:val="22"/>
            <w:szCs w:val="22"/>
          </w:rPr>
          <w:delText xml:space="preserve">clearly </w:delText>
        </w:r>
      </w:del>
      <w:r w:rsidRPr="00145BB3">
        <w:rPr>
          <w:rFonts w:asciiTheme="minorBidi" w:hAnsiTheme="minorBidi" w:cstheme="minorBidi"/>
          <w:bCs/>
          <w:color w:val="FF0000"/>
          <w:sz w:val="22"/>
          <w:szCs w:val="22"/>
        </w:rPr>
        <w:t>clustered together.</w:t>
      </w:r>
    </w:p>
    <w:p w14:paraId="31382045" w14:textId="77777777" w:rsidR="00F36956" w:rsidRPr="00145BB3" w:rsidRDefault="00F36956" w:rsidP="00F36956">
      <w:pPr>
        <w:jc w:val="center"/>
        <w:rPr>
          <w:rFonts w:asciiTheme="minorBidi" w:hAnsiTheme="minorBidi" w:cstheme="minorBidi"/>
        </w:rPr>
      </w:pPr>
      <w:r w:rsidRPr="00145BB3">
        <w:rPr>
          <w:rFonts w:asciiTheme="minorBidi" w:hAnsiTheme="minorBidi" w:cstheme="minorBidi"/>
          <w:noProof/>
          <w14:ligatures w14:val="standardContextual"/>
        </w:rPr>
        <w:lastRenderedPageBreak/>
        <w:drawing>
          <wp:inline distT="0" distB="0" distL="0" distR="0" wp14:anchorId="436C1F53" wp14:editId="25FA9AEE">
            <wp:extent cx="3401181" cy="1597393"/>
            <wp:effectExtent l="0" t="0" r="2540" b="3175"/>
            <wp:docPr id="1019318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01370" name="Picture 1007001370"/>
                    <pic:cNvPicPr/>
                  </pic:nvPicPr>
                  <pic:blipFill>
                    <a:blip r:embed="rId18"/>
                    <a:stretch>
                      <a:fillRect/>
                    </a:stretch>
                  </pic:blipFill>
                  <pic:spPr>
                    <a:xfrm>
                      <a:off x="0" y="0"/>
                      <a:ext cx="3444486" cy="1617732"/>
                    </a:xfrm>
                    <a:prstGeom prst="rect">
                      <a:avLst/>
                    </a:prstGeom>
                  </pic:spPr>
                </pic:pic>
              </a:graphicData>
            </a:graphic>
          </wp:inline>
        </w:drawing>
      </w:r>
    </w:p>
    <w:p w14:paraId="513AD60A" w14:textId="77777777" w:rsidR="00F36956" w:rsidRPr="00145BB3" w:rsidRDefault="00F36956" w:rsidP="00F36956">
      <w:pPr>
        <w:rPr>
          <w:rFonts w:asciiTheme="minorBidi" w:hAnsiTheme="minorBidi" w:cstheme="minorBidi"/>
          <w:color w:val="FF0000"/>
          <w:sz w:val="20"/>
          <w:szCs w:val="20"/>
        </w:rPr>
      </w:pPr>
      <w:r w:rsidRPr="00145BB3">
        <w:rPr>
          <w:rFonts w:asciiTheme="minorBidi" w:hAnsiTheme="minorBidi" w:cstheme="minorBidi"/>
          <w:b/>
          <w:bCs/>
          <w:color w:val="FF0000"/>
          <w:sz w:val="20"/>
          <w:szCs w:val="20"/>
        </w:rPr>
        <w:t>Fig. 13| Papain-like Protease (</w:t>
      </w:r>
      <w:proofErr w:type="spellStart"/>
      <w:r w:rsidRPr="00145BB3">
        <w:rPr>
          <w:rFonts w:asciiTheme="minorBidi" w:hAnsiTheme="minorBidi" w:cstheme="minorBidi"/>
          <w:b/>
          <w:bCs/>
          <w:color w:val="FF0000"/>
          <w:sz w:val="20"/>
          <w:szCs w:val="20"/>
        </w:rPr>
        <w:t>PLPro</w:t>
      </w:r>
      <w:proofErr w:type="spellEnd"/>
      <w:r w:rsidRPr="00145BB3">
        <w:rPr>
          <w:rFonts w:asciiTheme="minorBidi" w:hAnsiTheme="minorBidi" w:cstheme="minorBidi"/>
          <w:b/>
          <w:bCs/>
          <w:color w:val="FF0000"/>
          <w:sz w:val="20"/>
          <w:szCs w:val="20"/>
        </w:rPr>
        <w:t xml:space="preserve">) domains across </w:t>
      </w:r>
      <w:proofErr w:type="spellStart"/>
      <w:r w:rsidRPr="00145BB3">
        <w:rPr>
          <w:rFonts w:asciiTheme="minorBidi" w:hAnsiTheme="minorBidi" w:cstheme="minorBidi"/>
          <w:b/>
          <w:bCs/>
          <w:color w:val="FF0000"/>
          <w:sz w:val="20"/>
          <w:szCs w:val="20"/>
        </w:rPr>
        <w:t>Betacoronavirus</w:t>
      </w:r>
      <w:proofErr w:type="spellEnd"/>
      <w:r w:rsidRPr="00145BB3">
        <w:rPr>
          <w:rFonts w:asciiTheme="minorBidi" w:hAnsiTheme="minorBidi" w:cstheme="minorBidi"/>
          <w:b/>
          <w:bCs/>
          <w:color w:val="FF0000"/>
          <w:sz w:val="20"/>
          <w:szCs w:val="20"/>
        </w:rPr>
        <w:t xml:space="preserve"> subgenera.</w:t>
      </w:r>
      <w:r w:rsidRPr="00145BB3">
        <w:rPr>
          <w:rFonts w:asciiTheme="minorBidi" w:hAnsiTheme="minorBidi" w:cstheme="minorBidi"/>
          <w:color w:val="FF0000"/>
          <w:sz w:val="20"/>
          <w:szCs w:val="20"/>
        </w:rPr>
        <w:t xml:space="preserve"> The UMAP projection shows clustering of </w:t>
      </w:r>
      <w:proofErr w:type="spellStart"/>
      <w:r w:rsidRPr="00145BB3">
        <w:rPr>
          <w:rFonts w:asciiTheme="minorBidi" w:hAnsiTheme="minorBidi" w:cstheme="minorBidi"/>
          <w:color w:val="FF0000"/>
          <w:sz w:val="20"/>
          <w:szCs w:val="20"/>
        </w:rPr>
        <w:t>PLPro</w:t>
      </w:r>
      <w:proofErr w:type="spellEnd"/>
      <w:r w:rsidRPr="00145BB3">
        <w:rPr>
          <w:rFonts w:asciiTheme="minorBidi" w:hAnsiTheme="minorBidi" w:cstheme="minorBidi"/>
          <w:color w:val="FF0000"/>
          <w:sz w:val="20"/>
          <w:szCs w:val="20"/>
        </w:rPr>
        <w:t xml:space="preserve"> domains from </w:t>
      </w:r>
      <w:proofErr w:type="spellStart"/>
      <w:r w:rsidRPr="00145BB3">
        <w:rPr>
          <w:rFonts w:asciiTheme="minorBidi" w:hAnsiTheme="minorBidi" w:cstheme="minorBidi"/>
          <w:color w:val="FF0000"/>
          <w:sz w:val="20"/>
          <w:szCs w:val="20"/>
        </w:rPr>
        <w:t>Sarbecovirus</w:t>
      </w:r>
      <w:proofErr w:type="spellEnd"/>
      <w:r w:rsidRPr="00145BB3">
        <w:rPr>
          <w:rFonts w:asciiTheme="minorBidi" w:hAnsiTheme="minorBidi" w:cstheme="minorBidi"/>
          <w:color w:val="FF0000"/>
          <w:sz w:val="20"/>
          <w:szCs w:val="20"/>
        </w:rPr>
        <w:t xml:space="preserve"> (n = 31), </w:t>
      </w:r>
      <w:proofErr w:type="spellStart"/>
      <w:r w:rsidRPr="00145BB3">
        <w:rPr>
          <w:rFonts w:asciiTheme="minorBidi" w:hAnsiTheme="minorBidi" w:cstheme="minorBidi"/>
          <w:color w:val="FF0000"/>
          <w:sz w:val="20"/>
          <w:szCs w:val="20"/>
        </w:rPr>
        <w:t>Nobecovirus</w:t>
      </w:r>
      <w:proofErr w:type="spellEnd"/>
      <w:r w:rsidRPr="00145BB3">
        <w:rPr>
          <w:rFonts w:asciiTheme="minorBidi" w:hAnsiTheme="minorBidi" w:cstheme="minorBidi"/>
          <w:color w:val="FF0000"/>
          <w:sz w:val="20"/>
          <w:szCs w:val="20"/>
        </w:rPr>
        <w:t xml:space="preserve"> (n = 11), </w:t>
      </w:r>
      <w:proofErr w:type="spellStart"/>
      <w:r w:rsidRPr="00145BB3">
        <w:rPr>
          <w:rFonts w:asciiTheme="minorBidi" w:hAnsiTheme="minorBidi" w:cstheme="minorBidi"/>
          <w:color w:val="FF0000"/>
          <w:sz w:val="20"/>
          <w:szCs w:val="20"/>
        </w:rPr>
        <w:t>Merbecovirus</w:t>
      </w:r>
      <w:proofErr w:type="spellEnd"/>
      <w:r w:rsidRPr="00145BB3">
        <w:rPr>
          <w:rFonts w:asciiTheme="minorBidi" w:hAnsiTheme="minorBidi" w:cstheme="minorBidi"/>
          <w:color w:val="FF0000"/>
          <w:sz w:val="20"/>
          <w:szCs w:val="20"/>
        </w:rPr>
        <w:t xml:space="preserve"> (n = 35), and </w:t>
      </w:r>
      <w:proofErr w:type="spellStart"/>
      <w:r w:rsidRPr="00145BB3">
        <w:rPr>
          <w:rFonts w:asciiTheme="minorBidi" w:hAnsiTheme="minorBidi" w:cstheme="minorBidi"/>
          <w:color w:val="FF0000"/>
          <w:sz w:val="20"/>
          <w:szCs w:val="20"/>
        </w:rPr>
        <w:t>Embecovirus</w:t>
      </w:r>
      <w:proofErr w:type="spellEnd"/>
      <w:r w:rsidRPr="00145BB3">
        <w:rPr>
          <w:rFonts w:asciiTheme="minorBidi" w:hAnsiTheme="minorBidi" w:cstheme="minorBidi"/>
          <w:color w:val="FF0000"/>
          <w:sz w:val="20"/>
          <w:szCs w:val="20"/>
        </w:rPr>
        <w:t xml:space="preserve"> (n = 45) using </w:t>
      </w:r>
      <w:proofErr w:type="spellStart"/>
      <w:r w:rsidRPr="00145BB3">
        <w:rPr>
          <w:rFonts w:asciiTheme="minorBidi" w:hAnsiTheme="minorBidi" w:cstheme="minorBidi"/>
          <w:color w:val="FF0000"/>
          <w:sz w:val="20"/>
          <w:szCs w:val="20"/>
        </w:rPr>
        <w:t>TMVec</w:t>
      </w:r>
      <w:proofErr w:type="spellEnd"/>
      <w:r w:rsidRPr="00145BB3">
        <w:rPr>
          <w:rFonts w:asciiTheme="minorBidi" w:hAnsiTheme="minorBidi" w:cstheme="minorBidi"/>
          <w:color w:val="FF0000"/>
          <w:sz w:val="20"/>
          <w:szCs w:val="20"/>
        </w:rPr>
        <w:t xml:space="preserve">, CPE and SPE representations. </w:t>
      </w:r>
      <w:proofErr w:type="spellStart"/>
      <w:r w:rsidRPr="00145BB3">
        <w:rPr>
          <w:rFonts w:asciiTheme="minorBidi" w:hAnsiTheme="minorBidi" w:cstheme="minorBidi"/>
          <w:color w:val="FF0000"/>
          <w:sz w:val="20"/>
          <w:szCs w:val="20"/>
        </w:rPr>
        <w:t>n_neighbors</w:t>
      </w:r>
      <w:proofErr w:type="spellEnd"/>
      <w:r w:rsidRPr="00145BB3">
        <w:rPr>
          <w:rFonts w:asciiTheme="minorBidi" w:hAnsiTheme="minorBidi" w:cstheme="minorBidi"/>
          <w:color w:val="FF0000"/>
          <w:sz w:val="20"/>
          <w:szCs w:val="20"/>
        </w:rPr>
        <w:t xml:space="preserve"> = 13, </w:t>
      </w:r>
      <w:proofErr w:type="spellStart"/>
      <w:r w:rsidRPr="00145BB3">
        <w:rPr>
          <w:rFonts w:asciiTheme="minorBidi" w:hAnsiTheme="minorBidi" w:cstheme="minorBidi"/>
          <w:color w:val="FF0000"/>
          <w:sz w:val="20"/>
          <w:szCs w:val="20"/>
        </w:rPr>
        <w:t>min_dist</w:t>
      </w:r>
      <w:proofErr w:type="spellEnd"/>
      <w:r w:rsidRPr="00145BB3">
        <w:rPr>
          <w:rFonts w:asciiTheme="minorBidi" w:hAnsiTheme="minorBidi" w:cstheme="minorBidi"/>
          <w:color w:val="FF0000"/>
          <w:sz w:val="20"/>
          <w:szCs w:val="20"/>
        </w:rPr>
        <w:t xml:space="preserve"> = 0.5.</w:t>
      </w:r>
    </w:p>
    <w:p w14:paraId="61C45EA9" w14:textId="77777777" w:rsidR="0014194A" w:rsidRDefault="0014194A" w:rsidP="00F36956">
      <w:pPr>
        <w:jc w:val="lowKashida"/>
        <w:rPr>
          <w:rFonts w:asciiTheme="minorBidi" w:hAnsiTheme="minorBidi" w:cstheme="minorBidi"/>
          <w:sz w:val="22"/>
          <w:szCs w:val="22"/>
        </w:rPr>
      </w:pPr>
    </w:p>
    <w:p w14:paraId="60D6A2CB" w14:textId="77777777" w:rsidR="00FC668C" w:rsidRDefault="00FC668C" w:rsidP="00F36956">
      <w:pPr>
        <w:jc w:val="lowKashida"/>
        <w:rPr>
          <w:rFonts w:asciiTheme="minorBidi" w:hAnsiTheme="minorBidi" w:cstheme="minorBidi"/>
          <w:sz w:val="22"/>
          <w:szCs w:val="22"/>
        </w:rPr>
      </w:pPr>
    </w:p>
    <w:p w14:paraId="463DA0DE" w14:textId="691458BE" w:rsidR="00FC668C" w:rsidRDefault="00FC668C" w:rsidP="00F36956">
      <w:pPr>
        <w:jc w:val="lowKashida"/>
        <w:rPr>
          <w:rFonts w:asciiTheme="minorBidi" w:hAnsiTheme="minorBidi" w:cstheme="minorBidi"/>
          <w:b/>
          <w:bCs/>
          <w:sz w:val="22"/>
          <w:szCs w:val="22"/>
        </w:rPr>
      </w:pPr>
      <w:r w:rsidRPr="00FC668C">
        <w:rPr>
          <w:rFonts w:asciiTheme="minorBidi" w:hAnsiTheme="minorBidi" w:cstheme="minorBidi"/>
          <w:b/>
          <w:bCs/>
          <w:sz w:val="22"/>
          <w:szCs w:val="22"/>
        </w:rPr>
        <w:t>Reviewer 3:</w:t>
      </w:r>
    </w:p>
    <w:p w14:paraId="01AA1C6E" w14:textId="77777777" w:rsidR="00FC668C" w:rsidRDefault="00FC668C" w:rsidP="00F36956">
      <w:pPr>
        <w:jc w:val="lowKashida"/>
        <w:rPr>
          <w:rFonts w:asciiTheme="minorBidi" w:hAnsiTheme="minorBidi" w:cstheme="minorBidi"/>
          <w:b/>
          <w:bCs/>
          <w:sz w:val="22"/>
          <w:szCs w:val="22"/>
        </w:rPr>
      </w:pPr>
    </w:p>
    <w:p w14:paraId="103048EB" w14:textId="464D69AC" w:rsidR="00FC668C" w:rsidRDefault="00FC668C" w:rsidP="00FC668C">
      <w:pPr>
        <w:jc w:val="lowKashida"/>
        <w:rPr>
          <w:rFonts w:asciiTheme="minorBidi" w:hAnsiTheme="minorBidi" w:cstheme="minorBidi"/>
          <w:sz w:val="22"/>
          <w:szCs w:val="22"/>
        </w:rPr>
      </w:pPr>
      <w:r w:rsidRPr="00FC668C">
        <w:rPr>
          <w:rFonts w:asciiTheme="minorBidi" w:hAnsiTheme="minorBidi" w:cstheme="minorBidi"/>
          <w:sz w:val="22"/>
          <w:szCs w:val="22"/>
        </w:rPr>
        <w:t>The study presents a new approach for comparing protein structures using energy profiles derived from amino acid sequences, which offer a faster and computationally efficient alternative to traditional structural alignment methods. By generating 210-dimensional profiles based on pairwise amino acid interactions, the method accurately reflects structural and evolutionary relationships among proteins, as validated by strong correlations with benchmark structural data. It effectively distinguishes protein families across hierarchical levels and has shown success in clustering proteins from viruses and bacteriocins. Additionally, the method's efficiency extends to applications in drug combination prediction, highlighting its versatility and potential in large-scale protein analysis. The manuscript is commendable clear and the logical order in which the concepts and findings are presented greatly facilitates understanding.</w:t>
      </w:r>
    </w:p>
    <w:p w14:paraId="59EE9903" w14:textId="77777777" w:rsidR="00FC668C" w:rsidRPr="00FC668C" w:rsidRDefault="00FC668C" w:rsidP="00FC668C">
      <w:pPr>
        <w:jc w:val="lowKashida"/>
        <w:rPr>
          <w:rFonts w:asciiTheme="minorBidi" w:hAnsiTheme="minorBidi" w:cstheme="minorBidi"/>
          <w:color w:val="074F6A" w:themeColor="accent4" w:themeShade="80"/>
          <w:sz w:val="22"/>
          <w:szCs w:val="22"/>
        </w:rPr>
      </w:pPr>
    </w:p>
    <w:p w14:paraId="52C14B89" w14:textId="306BE40A" w:rsidR="00FC668C" w:rsidRDefault="00FC668C" w:rsidP="002E7BD0">
      <w:pPr>
        <w:jc w:val="lowKashida"/>
        <w:rPr>
          <w:rFonts w:asciiTheme="minorBidi" w:hAnsiTheme="minorBidi" w:cstheme="minorBidi"/>
          <w:color w:val="074F6A" w:themeColor="accent4" w:themeShade="80"/>
          <w:sz w:val="22"/>
          <w:szCs w:val="22"/>
        </w:rPr>
      </w:pPr>
      <w:r w:rsidRPr="00FC668C">
        <w:rPr>
          <w:rFonts w:asciiTheme="minorBidi" w:hAnsiTheme="minorBidi" w:cstheme="minorBidi"/>
          <w:color w:val="074F6A" w:themeColor="accent4" w:themeShade="80"/>
          <w:sz w:val="22"/>
          <w:szCs w:val="22"/>
        </w:rPr>
        <w:t xml:space="preserve">ANSWER: </w:t>
      </w:r>
      <w:ins w:id="21" w:author="Andressoo, Jaan-Olle" w:date="2024-10-24T12:48:00Z">
        <w:r w:rsidR="007D2DFF">
          <w:rPr>
            <w:rFonts w:asciiTheme="minorBidi" w:hAnsiTheme="minorBidi" w:cstheme="minorBidi"/>
            <w:color w:val="074F6A" w:themeColor="accent4" w:themeShade="80"/>
            <w:sz w:val="22"/>
            <w:szCs w:val="22"/>
          </w:rPr>
          <w:t xml:space="preserve">We would like to thank the reviewer </w:t>
        </w:r>
      </w:ins>
      <w:del w:id="22" w:author="Andressoo, Jaan-Olle" w:date="2024-10-24T12:48:00Z">
        <w:r w:rsidRPr="00FC668C" w:rsidDel="007D2DFF">
          <w:rPr>
            <w:rFonts w:asciiTheme="minorBidi" w:hAnsiTheme="minorBidi" w:cstheme="minorBidi"/>
            <w:color w:val="074F6A" w:themeColor="accent4" w:themeShade="80"/>
            <w:sz w:val="22"/>
            <w:szCs w:val="22"/>
          </w:rPr>
          <w:delText>Thank you for your</w:delText>
        </w:r>
      </w:del>
      <w:ins w:id="23" w:author="Andressoo, Jaan-Olle" w:date="2024-10-24T12:48:00Z">
        <w:r w:rsidR="007D2DFF">
          <w:rPr>
            <w:rFonts w:asciiTheme="minorBidi" w:hAnsiTheme="minorBidi" w:cstheme="minorBidi"/>
            <w:color w:val="074F6A" w:themeColor="accent4" w:themeShade="80"/>
            <w:sz w:val="22"/>
            <w:szCs w:val="22"/>
          </w:rPr>
          <w:t>for</w:t>
        </w:r>
      </w:ins>
      <w:ins w:id="24" w:author="Andressoo, Jaan-Olle" w:date="2024-10-24T12:49:00Z">
        <w:r w:rsidR="007D2DFF">
          <w:rPr>
            <w:rFonts w:asciiTheme="minorBidi" w:hAnsiTheme="minorBidi" w:cstheme="minorBidi"/>
            <w:color w:val="074F6A" w:themeColor="accent4" w:themeShade="80"/>
            <w:sz w:val="22"/>
            <w:szCs w:val="22"/>
          </w:rPr>
          <w:t xml:space="preserve"> the</w:t>
        </w:r>
      </w:ins>
      <w:r w:rsidRPr="00FC668C">
        <w:rPr>
          <w:rFonts w:asciiTheme="minorBidi" w:hAnsiTheme="minorBidi" w:cstheme="minorBidi"/>
          <w:color w:val="074F6A" w:themeColor="accent4" w:themeShade="80"/>
          <w:sz w:val="22"/>
          <w:szCs w:val="22"/>
        </w:rPr>
        <w:t xml:space="preserve"> positive feedback and for recognizing the value </w:t>
      </w:r>
      <w:del w:id="25" w:author="Andressoo, Jaan-Olle" w:date="2024-10-24T12:49:00Z">
        <w:r w:rsidRPr="00FC668C" w:rsidDel="007D2DFF">
          <w:rPr>
            <w:rFonts w:asciiTheme="minorBidi" w:hAnsiTheme="minorBidi" w:cstheme="minorBidi"/>
            <w:color w:val="074F6A" w:themeColor="accent4" w:themeShade="80"/>
            <w:sz w:val="22"/>
            <w:szCs w:val="22"/>
          </w:rPr>
          <w:delText xml:space="preserve">and versatility </w:delText>
        </w:r>
      </w:del>
      <w:r w:rsidRPr="00FC668C">
        <w:rPr>
          <w:rFonts w:asciiTheme="minorBidi" w:hAnsiTheme="minorBidi" w:cstheme="minorBidi"/>
          <w:color w:val="074F6A" w:themeColor="accent4" w:themeShade="80"/>
          <w:sz w:val="22"/>
          <w:szCs w:val="22"/>
        </w:rPr>
        <w:t xml:space="preserve">of our </w:t>
      </w:r>
      <w:del w:id="26" w:author="Andressoo, Jaan-Olle" w:date="2024-10-24T12:49:00Z">
        <w:r w:rsidRPr="00FC668C" w:rsidDel="007D2DFF">
          <w:rPr>
            <w:rFonts w:asciiTheme="minorBidi" w:hAnsiTheme="minorBidi" w:cstheme="minorBidi"/>
            <w:color w:val="074F6A" w:themeColor="accent4" w:themeShade="80"/>
            <w:sz w:val="22"/>
            <w:szCs w:val="22"/>
          </w:rPr>
          <w:delText>approach</w:delText>
        </w:r>
      </w:del>
      <w:ins w:id="27" w:author="Andressoo, Jaan-Olle" w:date="2024-10-24T12:49:00Z">
        <w:r w:rsidR="007D2DFF">
          <w:rPr>
            <w:rFonts w:asciiTheme="minorBidi" w:hAnsiTheme="minorBidi" w:cstheme="minorBidi"/>
            <w:color w:val="074F6A" w:themeColor="accent4" w:themeShade="80"/>
            <w:sz w:val="22"/>
            <w:szCs w:val="22"/>
          </w:rPr>
          <w:t>work</w:t>
        </w:r>
      </w:ins>
      <w:r w:rsidRPr="00FC668C">
        <w:rPr>
          <w:rFonts w:asciiTheme="minorBidi" w:hAnsiTheme="minorBidi" w:cstheme="minorBidi"/>
          <w:color w:val="074F6A" w:themeColor="accent4" w:themeShade="80"/>
          <w:sz w:val="22"/>
          <w:szCs w:val="22"/>
        </w:rPr>
        <w:t xml:space="preserve">. </w:t>
      </w:r>
      <w:del w:id="28" w:author="Andressoo, Jaan-Olle" w:date="2024-10-24T12:50:00Z">
        <w:r w:rsidRPr="00FC668C" w:rsidDel="007D2DFF">
          <w:rPr>
            <w:rFonts w:asciiTheme="minorBidi" w:hAnsiTheme="minorBidi" w:cstheme="minorBidi"/>
            <w:color w:val="074F6A" w:themeColor="accent4" w:themeShade="80"/>
            <w:sz w:val="22"/>
            <w:szCs w:val="22"/>
          </w:rPr>
          <w:delText xml:space="preserve">We are pleased that you found the manuscript clear and well-structured. </w:delText>
        </w:r>
      </w:del>
      <w:del w:id="29" w:author="Andressoo, Jaan-Olle" w:date="2024-10-24T12:49:00Z">
        <w:r w:rsidRPr="00FC668C" w:rsidDel="007D2DFF">
          <w:rPr>
            <w:rFonts w:asciiTheme="minorBidi" w:hAnsiTheme="minorBidi" w:cstheme="minorBidi"/>
            <w:color w:val="074F6A" w:themeColor="accent4" w:themeShade="80"/>
            <w:sz w:val="22"/>
            <w:szCs w:val="22"/>
          </w:rPr>
          <w:delText>We appreciate your acknowledgment of the method's efficiency and accuracy in reflecting structural and evolutionary relationships</w:delText>
        </w:r>
        <w:r w:rsidDel="007D2DFF">
          <w:rPr>
            <w:rFonts w:asciiTheme="minorBidi" w:hAnsiTheme="minorBidi" w:cstheme="minorBidi"/>
            <w:color w:val="074F6A" w:themeColor="accent4" w:themeShade="80"/>
            <w:sz w:val="22"/>
            <w:szCs w:val="22"/>
          </w:rPr>
          <w:delText>.</w:delText>
        </w:r>
      </w:del>
    </w:p>
    <w:p w14:paraId="07532FBC" w14:textId="77777777" w:rsidR="00663FAC" w:rsidRDefault="00663FAC" w:rsidP="00FC668C">
      <w:pPr>
        <w:jc w:val="lowKashida"/>
        <w:rPr>
          <w:rFonts w:asciiTheme="minorBidi" w:hAnsiTheme="minorBidi" w:cstheme="minorBidi"/>
          <w:color w:val="074F6A" w:themeColor="accent4" w:themeShade="80"/>
          <w:sz w:val="22"/>
          <w:szCs w:val="22"/>
        </w:rPr>
      </w:pPr>
    </w:p>
    <w:p w14:paraId="438B19D6" w14:textId="77777777" w:rsidR="00663FAC" w:rsidRDefault="00663FAC" w:rsidP="00FC668C">
      <w:pPr>
        <w:jc w:val="lowKashida"/>
        <w:rPr>
          <w:rFonts w:asciiTheme="minorBidi" w:hAnsiTheme="minorBidi" w:cstheme="minorBidi"/>
          <w:color w:val="074F6A" w:themeColor="accent4" w:themeShade="80"/>
          <w:sz w:val="22"/>
          <w:szCs w:val="22"/>
        </w:rPr>
      </w:pPr>
    </w:p>
    <w:p w14:paraId="01CFF6D2" w14:textId="42866C7A" w:rsidR="00663FAC" w:rsidRPr="00663FAC" w:rsidRDefault="00663FAC" w:rsidP="00663FAC">
      <w:pPr>
        <w:jc w:val="lowKashida"/>
        <w:rPr>
          <w:rFonts w:asciiTheme="minorBidi" w:hAnsiTheme="minorBidi" w:cstheme="minorBidi"/>
          <w:color w:val="000000" w:themeColor="text1"/>
          <w:sz w:val="22"/>
          <w:szCs w:val="22"/>
        </w:rPr>
      </w:pPr>
      <w:r w:rsidRPr="00663FAC">
        <w:rPr>
          <w:rFonts w:asciiTheme="minorBidi" w:hAnsiTheme="minorBidi" w:cstheme="minorBidi"/>
          <w:color w:val="000000" w:themeColor="text1"/>
          <w:sz w:val="22"/>
          <w:szCs w:val="22"/>
        </w:rPr>
        <w:t xml:space="preserve">1) On page 5, the authors presented a useful comparison between structural and sequence-based energy calculations, suggesting that sequence-based energy estimation serves as a reliable approximation. However, it would be beneficial to address potential limitations or assumptions in this comparative analysis. </w:t>
      </w:r>
      <w:proofErr w:type="gramStart"/>
      <w:r w:rsidRPr="00663FAC">
        <w:rPr>
          <w:rFonts w:asciiTheme="minorBidi" w:hAnsiTheme="minorBidi" w:cstheme="minorBidi"/>
          <w:color w:val="000000" w:themeColor="text1"/>
          <w:sz w:val="22"/>
          <w:szCs w:val="22"/>
        </w:rPr>
        <w:t>In particular, discussing</w:t>
      </w:r>
      <w:proofErr w:type="gramEnd"/>
      <w:r w:rsidRPr="00663FAC">
        <w:rPr>
          <w:rFonts w:asciiTheme="minorBidi" w:hAnsiTheme="minorBidi" w:cstheme="minorBidi"/>
          <w:color w:val="000000" w:themeColor="text1"/>
          <w:sz w:val="22"/>
          <w:szCs w:val="22"/>
        </w:rPr>
        <w:t xml:space="preserve"> how sequence length and protein complexity might impact the accuracy of energy estimates would provide a more comprehensive understanding of the strengths and weaknesses of each method.</w:t>
      </w:r>
    </w:p>
    <w:p w14:paraId="223C9A07" w14:textId="77777777" w:rsidR="00663FAC" w:rsidRDefault="00663FAC" w:rsidP="00663FAC">
      <w:pPr>
        <w:jc w:val="lowKashida"/>
        <w:rPr>
          <w:rFonts w:asciiTheme="minorBidi" w:hAnsiTheme="minorBidi" w:cstheme="minorBidi"/>
          <w:color w:val="074F6A" w:themeColor="accent4" w:themeShade="80"/>
          <w:sz w:val="22"/>
          <w:szCs w:val="22"/>
        </w:rPr>
      </w:pPr>
    </w:p>
    <w:p w14:paraId="191FAD55" w14:textId="23FFBADD" w:rsidR="00590EF0" w:rsidRPr="00590EF0" w:rsidRDefault="00663FAC" w:rsidP="002E7BD0">
      <w:pPr>
        <w:jc w:val="lowKashida"/>
        <w:rPr>
          <w:rFonts w:asciiTheme="minorBidi" w:hAnsiTheme="minorBidi" w:cstheme="minorBidi"/>
          <w:color w:val="074F6A" w:themeColor="accent4" w:themeShade="80"/>
          <w:sz w:val="22"/>
          <w:szCs w:val="22"/>
        </w:rPr>
      </w:pPr>
      <w:r>
        <w:rPr>
          <w:rFonts w:asciiTheme="minorBidi" w:hAnsiTheme="minorBidi" w:cstheme="minorBidi"/>
          <w:color w:val="074F6A" w:themeColor="accent4" w:themeShade="80"/>
          <w:sz w:val="22"/>
          <w:szCs w:val="22"/>
        </w:rPr>
        <w:t xml:space="preserve">ANSWER: </w:t>
      </w:r>
      <w:r w:rsidR="00590EF0" w:rsidRPr="00590EF0">
        <w:rPr>
          <w:rFonts w:asciiTheme="minorBidi" w:hAnsiTheme="minorBidi" w:cstheme="minorBidi"/>
          <w:color w:val="074F6A" w:themeColor="accent4" w:themeShade="80"/>
          <w:sz w:val="22"/>
          <w:szCs w:val="22"/>
        </w:rPr>
        <w:t xml:space="preserve">We thank the reviewer for </w:t>
      </w:r>
      <w:del w:id="30" w:author="Andressoo, Jaan-Olle" w:date="2024-10-24T12:51:00Z">
        <w:r w:rsidR="00590EF0" w:rsidRPr="00590EF0" w:rsidDel="007D2DFF">
          <w:rPr>
            <w:rFonts w:asciiTheme="minorBidi" w:hAnsiTheme="minorBidi" w:cstheme="minorBidi"/>
            <w:color w:val="074F6A" w:themeColor="accent4" w:themeShade="80"/>
            <w:sz w:val="22"/>
            <w:szCs w:val="22"/>
          </w:rPr>
          <w:delText xml:space="preserve">their </w:delText>
        </w:r>
      </w:del>
      <w:ins w:id="31" w:author="Andressoo, Jaan-Olle" w:date="2024-10-24T12:51:00Z">
        <w:r w:rsidR="007D2DFF">
          <w:rPr>
            <w:rFonts w:asciiTheme="minorBidi" w:hAnsiTheme="minorBidi" w:cstheme="minorBidi"/>
            <w:color w:val="074F6A" w:themeColor="accent4" w:themeShade="80"/>
            <w:sz w:val="22"/>
            <w:szCs w:val="22"/>
          </w:rPr>
          <w:t>the</w:t>
        </w:r>
        <w:r w:rsidR="007D2DFF" w:rsidRPr="00590EF0">
          <w:rPr>
            <w:rFonts w:asciiTheme="minorBidi" w:hAnsiTheme="minorBidi" w:cstheme="minorBidi"/>
            <w:color w:val="074F6A" w:themeColor="accent4" w:themeShade="80"/>
            <w:sz w:val="22"/>
            <w:szCs w:val="22"/>
          </w:rPr>
          <w:t xml:space="preserve"> </w:t>
        </w:r>
      </w:ins>
      <w:r w:rsidR="00590EF0" w:rsidRPr="00590EF0">
        <w:rPr>
          <w:rFonts w:asciiTheme="minorBidi" w:hAnsiTheme="minorBidi" w:cstheme="minorBidi"/>
          <w:color w:val="074F6A" w:themeColor="accent4" w:themeShade="80"/>
          <w:sz w:val="22"/>
          <w:szCs w:val="22"/>
        </w:rPr>
        <w:t xml:space="preserve">valuable suggestion to address the limitations and assumptions in our comparison between structural and sequence-based energy calculations. We have added the following </w:t>
      </w:r>
      <w:ins w:id="32" w:author="Andressoo, Jaan-Olle" w:date="2024-10-24T12:52:00Z">
        <w:r w:rsidR="007045FF">
          <w:rPr>
            <w:rFonts w:asciiTheme="minorBidi" w:hAnsiTheme="minorBidi" w:cstheme="minorBidi"/>
            <w:color w:val="074F6A" w:themeColor="accent4" w:themeShade="80"/>
            <w:sz w:val="22"/>
            <w:szCs w:val="22"/>
          </w:rPr>
          <w:t xml:space="preserve">section and </w:t>
        </w:r>
      </w:ins>
      <w:r w:rsidR="00590EF0" w:rsidRPr="00590EF0">
        <w:rPr>
          <w:rFonts w:asciiTheme="minorBidi" w:hAnsiTheme="minorBidi" w:cstheme="minorBidi"/>
          <w:color w:val="074F6A" w:themeColor="accent4" w:themeShade="80"/>
          <w:sz w:val="22"/>
          <w:szCs w:val="22"/>
        </w:rPr>
        <w:t>discussion to the revised version of the manuscript at page 6.</w:t>
      </w:r>
    </w:p>
    <w:p w14:paraId="2A77823F" w14:textId="12DEC540" w:rsidR="002E7BD0" w:rsidRPr="002E7BD0" w:rsidRDefault="00590EF0" w:rsidP="002E7BD0">
      <w:pPr>
        <w:spacing w:line="360" w:lineRule="auto"/>
        <w:jc w:val="lowKashida"/>
        <w:rPr>
          <w:rFonts w:asciiTheme="minorBidi" w:hAnsiTheme="minorBidi" w:cstheme="minorBidi"/>
          <w:color w:val="FF0000"/>
          <w:sz w:val="22"/>
          <w:szCs w:val="22"/>
        </w:rPr>
      </w:pPr>
      <w:r w:rsidRPr="00590EF0">
        <w:rPr>
          <w:rFonts w:asciiTheme="minorBidi" w:hAnsiTheme="minorBidi" w:cstheme="minorBidi"/>
          <w:color w:val="FF0000"/>
          <w:sz w:val="22"/>
          <w:szCs w:val="22"/>
        </w:rPr>
        <w:t xml:space="preserve">" </w:t>
      </w:r>
      <w:r w:rsidR="002E7BD0" w:rsidRPr="002E7BD0">
        <w:rPr>
          <w:rFonts w:asciiTheme="minorBidi" w:hAnsiTheme="minorBidi" w:cstheme="minorBidi"/>
          <w:color w:val="FF0000"/>
          <w:sz w:val="22"/>
          <w:szCs w:val="22"/>
        </w:rPr>
        <w:t xml:space="preserve">We also computed the total energy for protein sequences and their corresponding structures using protein domains from the ASTRAL40 dataset. We then analyzed the differences between these two energy estimates. As illustrated in </w:t>
      </w:r>
      <w:ins w:id="33" w:author="Andressoo, Jaan-Olle" w:date="2024-10-24T12:53:00Z">
        <w:r w:rsidR="007045FF">
          <w:rPr>
            <w:rFonts w:asciiTheme="minorBidi" w:hAnsiTheme="minorBidi" w:cstheme="minorBidi"/>
            <w:color w:val="FF0000"/>
            <w:sz w:val="22"/>
            <w:szCs w:val="22"/>
          </w:rPr>
          <w:t xml:space="preserve">new </w:t>
        </w:r>
      </w:ins>
      <w:r w:rsidR="002E7BD0" w:rsidRPr="002E7BD0">
        <w:rPr>
          <w:rFonts w:asciiTheme="minorBidi" w:hAnsiTheme="minorBidi" w:cstheme="minorBidi"/>
          <w:color w:val="FF0000"/>
          <w:sz w:val="22"/>
          <w:szCs w:val="22"/>
        </w:rPr>
        <w:t xml:space="preserve">Fig. 2C, we specifically investigated the correlation between these energy differences and protein length. Our results show no significant correlation, indicating that the accuracy of sequence-based total energy estimates is not affected </w:t>
      </w:r>
      <w:r w:rsidR="002E7BD0" w:rsidRPr="002E7BD0">
        <w:rPr>
          <w:rFonts w:asciiTheme="minorBidi" w:hAnsiTheme="minorBidi" w:cstheme="minorBidi"/>
          <w:color w:val="FF0000"/>
          <w:sz w:val="22"/>
          <w:szCs w:val="22"/>
        </w:rPr>
        <w:lastRenderedPageBreak/>
        <w:t xml:space="preserve">by protein length. This suggests that sequence-based energy calculations provide a reliable approximation of structural energies, even for proteins of varying lengths. To further support our findings, we extended our analysis to examine energy discrepancies for all interaction types. For each interaction type, we calculated the difference between energy estimates derived from sequence and structure. As shown in </w:t>
      </w:r>
      <w:proofErr w:type="gramStart"/>
      <w:ins w:id="34" w:author="Andressoo, Jaan-Olle" w:date="2024-10-24T13:44:00Z">
        <w:r w:rsidR="00253BBA">
          <w:rPr>
            <w:rFonts w:asciiTheme="minorBidi" w:hAnsiTheme="minorBidi" w:cstheme="minorBidi"/>
            <w:color w:val="FF0000"/>
            <w:sz w:val="22"/>
            <w:szCs w:val="22"/>
          </w:rPr>
          <w:t>new?</w:t>
        </w:r>
        <w:proofErr w:type="gramEnd"/>
        <w:r w:rsidR="00253BBA">
          <w:rPr>
            <w:rFonts w:asciiTheme="minorBidi" w:hAnsiTheme="minorBidi" w:cstheme="minorBidi"/>
            <w:color w:val="FF0000"/>
            <w:sz w:val="22"/>
            <w:szCs w:val="22"/>
          </w:rPr>
          <w:t xml:space="preserve"> </w:t>
        </w:r>
      </w:ins>
      <w:r w:rsidR="002E7BD0" w:rsidRPr="002E7BD0">
        <w:rPr>
          <w:rFonts w:asciiTheme="minorBidi" w:hAnsiTheme="minorBidi" w:cstheme="minorBidi"/>
          <w:color w:val="FF0000"/>
          <w:sz w:val="22"/>
          <w:szCs w:val="22"/>
        </w:rPr>
        <w:t xml:space="preserve">Fig. 2D, for 96% of interaction types, the correlation between these energy differences and protein length was less than 0.5. This indicates that protein length has no effect on the accuracy of energy estimates across most interaction types, reinforcing our conclusion that sequence-based energy approximations are robust across different protein interactions. The scatter plots for all 210 interaction types are provided in </w:t>
      </w:r>
      <w:ins w:id="35" w:author="Andressoo, Jaan-Olle" w:date="2024-10-24T12:54:00Z">
        <w:r w:rsidR="007045FF">
          <w:rPr>
            <w:rFonts w:asciiTheme="minorBidi" w:hAnsiTheme="minorBidi" w:cstheme="minorBidi"/>
            <w:color w:val="FF0000"/>
            <w:sz w:val="22"/>
            <w:szCs w:val="22"/>
          </w:rPr>
          <w:t xml:space="preserve">new </w:t>
        </w:r>
      </w:ins>
      <w:del w:id="36" w:author="Andressoo, Jaan-Olle" w:date="2024-10-24T12:54:00Z">
        <w:r w:rsidR="002E7BD0" w:rsidRPr="002E7BD0" w:rsidDel="007045FF">
          <w:rPr>
            <w:rFonts w:asciiTheme="minorBidi" w:hAnsiTheme="minorBidi" w:cstheme="minorBidi"/>
            <w:color w:val="FF0000"/>
            <w:sz w:val="22"/>
            <w:szCs w:val="22"/>
          </w:rPr>
          <w:delText>s</w:delText>
        </w:r>
      </w:del>
      <w:ins w:id="37" w:author="Andressoo, Jaan-Olle" w:date="2024-10-24T12:54:00Z">
        <w:r w:rsidR="007045FF">
          <w:rPr>
            <w:rFonts w:asciiTheme="minorBidi" w:hAnsiTheme="minorBidi" w:cstheme="minorBidi"/>
            <w:color w:val="FF0000"/>
            <w:sz w:val="22"/>
            <w:szCs w:val="22"/>
          </w:rPr>
          <w:t>S</w:t>
        </w:r>
      </w:ins>
      <w:r w:rsidR="002E7BD0" w:rsidRPr="002E7BD0">
        <w:rPr>
          <w:rFonts w:asciiTheme="minorBidi" w:hAnsiTheme="minorBidi" w:cstheme="minorBidi"/>
          <w:color w:val="FF0000"/>
          <w:sz w:val="22"/>
          <w:szCs w:val="22"/>
        </w:rPr>
        <w:t xml:space="preserve">upplementary </w:t>
      </w:r>
      <w:ins w:id="38" w:author="Andressoo, Jaan-Olle" w:date="2024-10-24T12:54:00Z">
        <w:r w:rsidR="007045FF">
          <w:rPr>
            <w:rFonts w:asciiTheme="minorBidi" w:hAnsiTheme="minorBidi" w:cstheme="minorBidi"/>
            <w:color w:val="FF0000"/>
            <w:sz w:val="22"/>
            <w:szCs w:val="22"/>
          </w:rPr>
          <w:t>F</w:t>
        </w:r>
      </w:ins>
      <w:del w:id="39" w:author="Andressoo, Jaan-Olle" w:date="2024-10-24T12:54:00Z">
        <w:r w:rsidR="002E7BD0" w:rsidRPr="002E7BD0" w:rsidDel="007045FF">
          <w:rPr>
            <w:rFonts w:asciiTheme="minorBidi" w:hAnsiTheme="minorBidi" w:cstheme="minorBidi"/>
            <w:color w:val="FF0000"/>
            <w:sz w:val="22"/>
            <w:szCs w:val="22"/>
          </w:rPr>
          <w:delText>f</w:delText>
        </w:r>
      </w:del>
      <w:r w:rsidR="002E7BD0" w:rsidRPr="002E7BD0">
        <w:rPr>
          <w:rFonts w:asciiTheme="minorBidi" w:hAnsiTheme="minorBidi" w:cstheme="minorBidi"/>
          <w:color w:val="FF0000"/>
          <w:sz w:val="22"/>
          <w:szCs w:val="22"/>
        </w:rPr>
        <w:t>igure S1.</w:t>
      </w:r>
    </w:p>
    <w:p w14:paraId="2885A82E" w14:textId="41A308C9" w:rsidR="00590EF0" w:rsidRPr="00A52B00" w:rsidRDefault="002E7BD0" w:rsidP="00A52B00">
      <w:pPr>
        <w:spacing w:line="360" w:lineRule="auto"/>
        <w:jc w:val="lowKashida"/>
        <w:rPr>
          <w:rFonts w:asciiTheme="minorBidi" w:hAnsiTheme="minorBidi" w:cstheme="minorBidi"/>
          <w:color w:val="FF0000"/>
          <w:sz w:val="22"/>
          <w:szCs w:val="22"/>
        </w:rPr>
      </w:pPr>
      <w:r w:rsidRPr="002E7BD0">
        <w:rPr>
          <w:rFonts w:asciiTheme="minorBidi" w:hAnsiTheme="minorBidi" w:cstheme="minorBidi"/>
          <w:color w:val="FF0000"/>
          <w:sz w:val="22"/>
          <w:szCs w:val="22"/>
        </w:rPr>
        <w:t>However, while protein length does not seem to influence the accuracy, we recognize that protein complexity—such as folding patterns, structural heterogeneity, and conformational dynamics—</w:t>
      </w:r>
      <w:del w:id="40" w:author="Andressoo, Jaan-Olle" w:date="2024-10-24T13:45:00Z">
        <w:r w:rsidRPr="002E7BD0" w:rsidDel="00253BBA">
          <w:rPr>
            <w:rFonts w:asciiTheme="minorBidi" w:hAnsiTheme="minorBidi" w:cstheme="minorBidi"/>
            <w:color w:val="FF0000"/>
            <w:sz w:val="22"/>
            <w:szCs w:val="22"/>
          </w:rPr>
          <w:delText>could still</w:delText>
        </w:r>
      </w:del>
      <w:ins w:id="41" w:author="Andressoo, Jaan-Olle" w:date="2024-10-24T13:45:00Z">
        <w:r w:rsidR="00253BBA">
          <w:rPr>
            <w:rFonts w:asciiTheme="minorBidi" w:hAnsiTheme="minorBidi" w:cstheme="minorBidi"/>
            <w:color w:val="FF0000"/>
            <w:sz w:val="22"/>
            <w:szCs w:val="22"/>
          </w:rPr>
          <w:t>may</w:t>
        </w:r>
      </w:ins>
      <w:r w:rsidRPr="002E7BD0">
        <w:rPr>
          <w:rFonts w:asciiTheme="minorBidi" w:hAnsiTheme="minorBidi" w:cstheme="minorBidi"/>
          <w:color w:val="FF0000"/>
          <w:sz w:val="22"/>
          <w:szCs w:val="22"/>
        </w:rPr>
        <w:t xml:space="preserve"> </w:t>
      </w:r>
      <w:ins w:id="42" w:author="Andressoo, Jaan-Olle" w:date="2024-10-24T13:46:00Z">
        <w:r w:rsidR="00253BBA">
          <w:rPr>
            <w:rFonts w:asciiTheme="minorBidi" w:hAnsiTheme="minorBidi" w:cstheme="minorBidi"/>
            <w:color w:val="FF0000"/>
            <w:sz w:val="22"/>
            <w:szCs w:val="22"/>
          </w:rPr>
          <w:t xml:space="preserve">indeed </w:t>
        </w:r>
      </w:ins>
      <w:r w:rsidRPr="002E7BD0">
        <w:rPr>
          <w:rFonts w:asciiTheme="minorBidi" w:hAnsiTheme="minorBidi" w:cstheme="minorBidi"/>
          <w:color w:val="FF0000"/>
          <w:sz w:val="22"/>
          <w:szCs w:val="22"/>
        </w:rPr>
        <w:t xml:space="preserve">play a role in the precision of energy estimates. </w:t>
      </w:r>
      <w:del w:id="43" w:author="Andressoo, Jaan-Olle" w:date="2024-10-24T13:45:00Z">
        <w:r w:rsidRPr="002E7BD0" w:rsidDel="00253BBA">
          <w:rPr>
            <w:rFonts w:asciiTheme="minorBidi" w:hAnsiTheme="minorBidi" w:cstheme="minorBidi"/>
            <w:color w:val="FF0000"/>
            <w:sz w:val="22"/>
            <w:szCs w:val="22"/>
          </w:rPr>
          <w:delText xml:space="preserve">These factors might affect the energy landscape in ways that are not fully captured by sequence-based methods. </w:delText>
        </w:r>
      </w:del>
      <w:r w:rsidRPr="002E7BD0">
        <w:rPr>
          <w:rFonts w:asciiTheme="minorBidi" w:hAnsiTheme="minorBidi" w:cstheme="minorBidi"/>
          <w:color w:val="FF0000"/>
          <w:sz w:val="22"/>
          <w:szCs w:val="22"/>
        </w:rPr>
        <w:t>Therefore, exploring the impact of protein complexity on energy estimations will be a valuable direction for future research.</w:t>
      </w:r>
      <w:ins w:id="44" w:author="Andressoo, Jaan-Olle" w:date="2024-10-24T13:47:00Z">
        <w:r w:rsidR="00253BBA">
          <w:rPr>
            <w:rFonts w:asciiTheme="minorBidi" w:hAnsiTheme="minorBidi" w:cstheme="minorBidi"/>
            <w:color w:val="FF0000"/>
            <w:sz w:val="22"/>
            <w:szCs w:val="22"/>
          </w:rPr>
          <w:t xml:space="preserve"> We have now added this angle into the revised </w:t>
        </w:r>
        <w:proofErr w:type="spellStart"/>
        <w:r w:rsidR="00253BBA">
          <w:rPr>
            <w:rFonts w:asciiTheme="minorBidi" w:hAnsiTheme="minorBidi" w:cstheme="minorBidi"/>
            <w:color w:val="FF0000"/>
            <w:sz w:val="22"/>
            <w:szCs w:val="22"/>
          </w:rPr>
          <w:t>Discssuion</w:t>
        </w:r>
        <w:proofErr w:type="spellEnd"/>
        <w:r w:rsidR="00253BBA">
          <w:rPr>
            <w:rFonts w:asciiTheme="minorBidi" w:hAnsiTheme="minorBidi" w:cstheme="minorBidi"/>
            <w:color w:val="FF0000"/>
            <w:sz w:val="22"/>
            <w:szCs w:val="22"/>
          </w:rPr>
          <w:t xml:space="preserve"> section (when you feel it is relevant to add, with </w:t>
        </w:r>
      </w:ins>
      <w:ins w:id="45" w:author="Andressoo, Jaan-Olle" w:date="2024-10-24T13:48:00Z">
        <w:r w:rsidR="00253BBA">
          <w:rPr>
            <w:rFonts w:asciiTheme="minorBidi" w:hAnsiTheme="minorBidi" w:cstheme="minorBidi"/>
            <w:color w:val="FF0000"/>
            <w:sz w:val="22"/>
            <w:szCs w:val="22"/>
          </w:rPr>
          <w:t xml:space="preserve">half or maybe with </w:t>
        </w:r>
      </w:ins>
      <w:ins w:id="46" w:author="Andressoo, Jaan-Olle" w:date="2024-10-24T13:47:00Z">
        <w:r w:rsidR="00253BBA">
          <w:rPr>
            <w:rFonts w:asciiTheme="minorBidi" w:hAnsiTheme="minorBidi" w:cstheme="minorBidi"/>
            <w:color w:val="FF0000"/>
            <w:sz w:val="22"/>
            <w:szCs w:val="22"/>
          </w:rPr>
          <w:t>one-two sentences).</w:t>
        </w:r>
      </w:ins>
      <w:del w:id="47" w:author="Andressoo, Jaan-Olle" w:date="2024-10-24T13:47:00Z">
        <w:r w:rsidR="00590EF0" w:rsidRPr="00590EF0" w:rsidDel="00253BBA">
          <w:rPr>
            <w:rFonts w:asciiTheme="minorBidi" w:hAnsiTheme="minorBidi" w:cstheme="minorBidi"/>
            <w:color w:val="FF0000"/>
            <w:sz w:val="22"/>
            <w:szCs w:val="22"/>
          </w:rPr>
          <w:delText>"</w:delText>
        </w:r>
      </w:del>
    </w:p>
    <w:p w14:paraId="31C64B93" w14:textId="6782CEAA" w:rsidR="00590EF0" w:rsidRPr="00590EF0" w:rsidRDefault="00590EF0" w:rsidP="00590EF0">
      <w:pPr>
        <w:jc w:val="lowKashida"/>
        <w:rPr>
          <w:rFonts w:asciiTheme="minorBidi" w:hAnsiTheme="minorBidi" w:cstheme="minorBidi"/>
          <w:color w:val="074F6A" w:themeColor="accent4" w:themeShade="80"/>
          <w:sz w:val="22"/>
          <w:szCs w:val="22"/>
        </w:rPr>
      </w:pPr>
    </w:p>
    <w:p w14:paraId="1E0157DC" w14:textId="2F89AFF9" w:rsidR="00590EF0" w:rsidRPr="00590EF0" w:rsidRDefault="00590EF0" w:rsidP="00A52B00">
      <w:pPr>
        <w:jc w:val="center"/>
        <w:rPr>
          <w:rFonts w:asciiTheme="minorBidi" w:hAnsiTheme="minorBidi" w:cstheme="minorBidi"/>
          <w:color w:val="074F6A" w:themeColor="accent4" w:themeShade="80"/>
          <w:sz w:val="22"/>
          <w:szCs w:val="22"/>
        </w:rPr>
      </w:pPr>
      <w:r w:rsidRPr="00590EF0">
        <w:rPr>
          <w:rFonts w:asciiTheme="minorBidi" w:hAnsiTheme="minorBidi" w:cstheme="minorBidi"/>
          <w:color w:val="074F6A" w:themeColor="accent4" w:themeShade="80"/>
          <w:sz w:val="22"/>
          <w:szCs w:val="22"/>
        </w:rPr>
        <w:fldChar w:fldCharType="begin"/>
      </w:r>
      <w:r w:rsidRPr="00590EF0">
        <w:rPr>
          <w:rFonts w:asciiTheme="minorBidi" w:hAnsiTheme="minorBidi" w:cstheme="minorBidi"/>
          <w:color w:val="074F6A" w:themeColor="accent4" w:themeShade="80"/>
          <w:sz w:val="22"/>
          <w:szCs w:val="22"/>
        </w:rPr>
        <w:instrText xml:space="preserve"> INCLUDEPICTURE "https://lh7-rt.googleusercontent.com/docsz/AD_4nXcb7v4jkwqGePvMRGXtj5DFpVXengEYAAGPIInIJcrq2pVxTDl_lY7Q32FrDk8SLRDbeUMZW2WHqQ1p0p9MT-Td5_e5t2nQfL7ENFdvolORVyLvwtuZZQ5U190P2LCqWna_bDgyS4j-7wMTSTfeq6dxInQO?key=TFaiXVW5XhwRlL5MgHWPJg" \* MERGEFORMATINET </w:instrText>
      </w:r>
      <w:r w:rsidRPr="00590EF0">
        <w:rPr>
          <w:rFonts w:asciiTheme="minorBidi" w:hAnsiTheme="minorBidi" w:cstheme="minorBidi"/>
          <w:color w:val="074F6A" w:themeColor="accent4" w:themeShade="80"/>
          <w:sz w:val="22"/>
          <w:szCs w:val="22"/>
        </w:rPr>
        <w:fldChar w:fldCharType="separate"/>
      </w:r>
      <w:r w:rsidRPr="00590EF0">
        <w:rPr>
          <w:rFonts w:asciiTheme="minorBidi" w:hAnsiTheme="minorBidi" w:cstheme="minorBidi"/>
          <w:noProof/>
          <w:color w:val="074F6A" w:themeColor="accent4" w:themeShade="80"/>
          <w:sz w:val="22"/>
          <w:szCs w:val="22"/>
        </w:rPr>
        <w:drawing>
          <wp:inline distT="0" distB="0" distL="0" distR="0" wp14:anchorId="0E1A118B" wp14:editId="531723EC">
            <wp:extent cx="3707704" cy="3232358"/>
            <wp:effectExtent l="0" t="0" r="1270" b="0"/>
            <wp:docPr id="12717455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6622" cy="3257569"/>
                    </a:xfrm>
                    <a:prstGeom prst="rect">
                      <a:avLst/>
                    </a:prstGeom>
                    <a:noFill/>
                    <a:ln>
                      <a:noFill/>
                    </a:ln>
                  </pic:spPr>
                </pic:pic>
              </a:graphicData>
            </a:graphic>
          </wp:inline>
        </w:drawing>
      </w:r>
      <w:r w:rsidRPr="00590EF0">
        <w:rPr>
          <w:rFonts w:asciiTheme="minorBidi" w:hAnsiTheme="minorBidi" w:cstheme="minorBidi"/>
          <w:color w:val="074F6A" w:themeColor="accent4" w:themeShade="80"/>
          <w:sz w:val="22"/>
          <w:szCs w:val="22"/>
        </w:rPr>
        <w:fldChar w:fldCharType="end"/>
      </w:r>
    </w:p>
    <w:p w14:paraId="38E8F26E" w14:textId="77777777" w:rsidR="00DA0686" w:rsidRPr="00C0112A" w:rsidRDefault="00DA0686" w:rsidP="00DA0686">
      <w:pPr>
        <w:jc w:val="lowKashida"/>
        <w:rPr>
          <w:rFonts w:asciiTheme="minorBidi" w:hAnsiTheme="minorBidi" w:cstheme="minorBidi"/>
          <w:bCs/>
          <w:color w:val="FF0000"/>
          <w:sz w:val="20"/>
          <w:szCs w:val="20"/>
        </w:rPr>
      </w:pPr>
      <w:r w:rsidRPr="008C06D3">
        <w:rPr>
          <w:rFonts w:asciiTheme="minorBidi" w:hAnsiTheme="minorBidi" w:cstheme="minorBidi"/>
          <w:b/>
          <w:color w:val="FF0000"/>
          <w:sz w:val="20"/>
          <w:szCs w:val="20"/>
        </w:rPr>
        <w:t>Fig. 2 | Sequence-Structure relationship.</w:t>
      </w:r>
      <w:r w:rsidRPr="008C06D3">
        <w:rPr>
          <w:rFonts w:asciiTheme="minorBidi" w:hAnsiTheme="minorBidi" w:cstheme="minorBidi"/>
          <w:bCs/>
          <w:color w:val="FF0000"/>
          <w:sz w:val="20"/>
          <w:szCs w:val="20"/>
        </w:rPr>
        <w:t xml:space="preserve"> The correlation between total energy estimates derived from protein structure and sequence for protein domains within </w:t>
      </w:r>
      <w:r>
        <w:rPr>
          <w:rFonts w:asciiTheme="minorBidi" w:hAnsiTheme="minorBidi" w:cstheme="minorBidi"/>
          <w:bCs/>
          <w:color w:val="FF0000"/>
          <w:sz w:val="20"/>
          <w:szCs w:val="20"/>
        </w:rPr>
        <w:t xml:space="preserve">A) </w:t>
      </w:r>
      <w:r w:rsidRPr="008C06D3">
        <w:rPr>
          <w:rFonts w:asciiTheme="minorBidi" w:hAnsiTheme="minorBidi" w:cstheme="minorBidi"/>
          <w:bCs/>
          <w:color w:val="FF0000"/>
          <w:sz w:val="20"/>
          <w:szCs w:val="20"/>
        </w:rPr>
        <w:t xml:space="preserve">ASTRAL40 and </w:t>
      </w:r>
      <w:r>
        <w:rPr>
          <w:rFonts w:asciiTheme="minorBidi" w:hAnsiTheme="minorBidi" w:cstheme="minorBidi"/>
          <w:bCs/>
          <w:color w:val="FF0000"/>
          <w:sz w:val="20"/>
          <w:szCs w:val="20"/>
        </w:rPr>
        <w:t xml:space="preserve">B) </w:t>
      </w:r>
      <w:r w:rsidRPr="008C06D3">
        <w:rPr>
          <w:rFonts w:asciiTheme="minorBidi" w:hAnsiTheme="minorBidi" w:cstheme="minorBidi"/>
          <w:bCs/>
          <w:color w:val="FF0000"/>
          <w:sz w:val="20"/>
          <w:szCs w:val="20"/>
        </w:rPr>
        <w:t>ASTRAL95 data sets. The correlation between the distances of profile of energy estimated from sequence (CPE) and structure (SPE) for all pairs of domains in</w:t>
      </w:r>
      <w:r>
        <w:rPr>
          <w:rFonts w:asciiTheme="minorBidi" w:hAnsiTheme="minorBidi" w:cstheme="minorBidi"/>
          <w:bCs/>
          <w:color w:val="FF0000"/>
          <w:sz w:val="20"/>
          <w:szCs w:val="20"/>
        </w:rPr>
        <w:t xml:space="preserve"> C)</w:t>
      </w:r>
      <w:r w:rsidRPr="008C06D3">
        <w:rPr>
          <w:rFonts w:asciiTheme="minorBidi" w:hAnsiTheme="minorBidi" w:cstheme="minorBidi"/>
          <w:bCs/>
          <w:color w:val="FF0000"/>
          <w:sz w:val="20"/>
          <w:szCs w:val="20"/>
        </w:rPr>
        <w:t xml:space="preserve"> ASTRAL40 and </w:t>
      </w:r>
      <w:r>
        <w:rPr>
          <w:rFonts w:asciiTheme="minorBidi" w:hAnsiTheme="minorBidi" w:cstheme="minorBidi"/>
          <w:bCs/>
          <w:color w:val="FF0000"/>
          <w:sz w:val="20"/>
          <w:szCs w:val="20"/>
        </w:rPr>
        <w:t xml:space="preserve">D) </w:t>
      </w:r>
      <w:r w:rsidRPr="008C06D3">
        <w:rPr>
          <w:rFonts w:asciiTheme="minorBidi" w:hAnsiTheme="minorBidi" w:cstheme="minorBidi"/>
          <w:bCs/>
          <w:color w:val="FF0000"/>
          <w:sz w:val="20"/>
          <w:szCs w:val="20"/>
        </w:rPr>
        <w:t>ASTRAL95.</w:t>
      </w:r>
      <w:r>
        <w:rPr>
          <w:rFonts w:asciiTheme="minorBidi" w:hAnsiTheme="minorBidi" w:cstheme="minorBidi"/>
          <w:bCs/>
          <w:color w:val="FF0000"/>
          <w:sz w:val="20"/>
          <w:szCs w:val="20"/>
        </w:rPr>
        <w:t xml:space="preserve"> E) The correlation </w:t>
      </w:r>
      <w:r w:rsidRPr="00C0112A">
        <w:rPr>
          <w:rFonts w:asciiTheme="minorBidi" w:hAnsiTheme="minorBidi" w:cstheme="minorBidi"/>
          <w:bCs/>
          <w:color w:val="FF0000"/>
          <w:sz w:val="20"/>
          <w:szCs w:val="20"/>
        </w:rPr>
        <w:t>between the difference in total energy (from sequence and structure) and protein length</w:t>
      </w:r>
      <w:r>
        <w:rPr>
          <w:rFonts w:asciiTheme="minorBidi" w:hAnsiTheme="minorBidi" w:cstheme="minorBidi"/>
          <w:bCs/>
          <w:color w:val="FF0000"/>
          <w:sz w:val="20"/>
          <w:szCs w:val="20"/>
        </w:rPr>
        <w:t xml:space="preserve">. F) </w:t>
      </w:r>
      <w:r w:rsidRPr="00C0112A">
        <w:rPr>
          <w:rFonts w:asciiTheme="minorBidi" w:hAnsiTheme="minorBidi" w:cstheme="minorBidi"/>
          <w:bCs/>
          <w:color w:val="FF0000"/>
          <w:sz w:val="20"/>
          <w:szCs w:val="20"/>
        </w:rPr>
        <w:t xml:space="preserve">Histogram showing the distribution of </w:t>
      </w:r>
      <w:r w:rsidRPr="00C0112A">
        <w:rPr>
          <w:rFonts w:asciiTheme="minorBidi" w:hAnsiTheme="minorBidi" w:cstheme="minorBidi"/>
          <w:bCs/>
          <w:color w:val="FF0000"/>
          <w:sz w:val="20"/>
          <w:szCs w:val="20"/>
        </w:rPr>
        <w:lastRenderedPageBreak/>
        <w:t>correlation coefficients between the difference in energy estimates (from sequence and structure) and protein length across all 210 pairwise interactions.</w:t>
      </w:r>
    </w:p>
    <w:p w14:paraId="33CC803C" w14:textId="47603A90" w:rsidR="002D0747" w:rsidRPr="006E372F" w:rsidRDefault="00590EF0" w:rsidP="002D0747">
      <w:pPr>
        <w:rPr>
          <w:rFonts w:asciiTheme="minorBidi" w:hAnsiTheme="minorBidi" w:cstheme="minorBidi"/>
          <w:b/>
          <w:color w:val="000000" w:themeColor="text1"/>
          <w:sz w:val="20"/>
          <w:szCs w:val="20"/>
        </w:rPr>
      </w:pPr>
      <w:r>
        <w:rPr>
          <w:rFonts w:asciiTheme="minorBidi" w:hAnsiTheme="minorBidi" w:cstheme="minorBidi"/>
          <w:b/>
          <w:color w:val="000000" w:themeColor="text1"/>
          <w:sz w:val="20"/>
          <w:szCs w:val="20"/>
        </w:rPr>
        <w:br w:type="page"/>
      </w:r>
    </w:p>
    <w:p w14:paraId="34944D4B" w14:textId="19FB5F07" w:rsidR="00590EF0" w:rsidRPr="00590EF0" w:rsidRDefault="00E9680C" w:rsidP="00E9680C">
      <w:pPr>
        <w:jc w:val="lowKashida"/>
        <w:rPr>
          <w:rFonts w:asciiTheme="minorBidi" w:hAnsiTheme="minorBidi" w:cstheme="minorBidi"/>
          <w:color w:val="000000" w:themeColor="text1"/>
          <w:sz w:val="22"/>
          <w:szCs w:val="22"/>
        </w:rPr>
      </w:pPr>
      <w:r w:rsidRPr="00E9680C">
        <w:rPr>
          <w:rFonts w:asciiTheme="minorBidi" w:hAnsiTheme="minorBidi" w:cstheme="minorBidi"/>
          <w:color w:val="000000" w:themeColor="text1"/>
          <w:sz w:val="22"/>
          <w:szCs w:val="22"/>
        </w:rPr>
        <w:lastRenderedPageBreak/>
        <w:t>2) The manuscript effectively compares the new method with established measures (GR-Align, RMSD, TM-Score, Yau-</w:t>
      </w:r>
      <w:proofErr w:type="spellStart"/>
      <w:r w:rsidRPr="00E9680C">
        <w:rPr>
          <w:rFonts w:asciiTheme="minorBidi" w:hAnsiTheme="minorBidi" w:cstheme="minorBidi"/>
          <w:color w:val="000000" w:themeColor="text1"/>
          <w:sz w:val="22"/>
          <w:szCs w:val="22"/>
        </w:rPr>
        <w:t>Hausdorff</w:t>
      </w:r>
      <w:proofErr w:type="spellEnd"/>
      <w:r w:rsidRPr="00E9680C">
        <w:rPr>
          <w:rFonts w:asciiTheme="minorBidi" w:hAnsiTheme="minorBidi" w:cstheme="minorBidi"/>
          <w:color w:val="000000" w:themeColor="text1"/>
          <w:sz w:val="22"/>
          <w:szCs w:val="22"/>
        </w:rPr>
        <w:t xml:space="preserve"> distance, TM-</w:t>
      </w:r>
      <w:proofErr w:type="spellStart"/>
      <w:r w:rsidRPr="00E9680C">
        <w:rPr>
          <w:rFonts w:asciiTheme="minorBidi" w:hAnsiTheme="minorBidi" w:cstheme="minorBidi"/>
          <w:color w:val="000000" w:themeColor="text1"/>
          <w:sz w:val="22"/>
          <w:szCs w:val="22"/>
        </w:rPr>
        <w:t>Vec</w:t>
      </w:r>
      <w:proofErr w:type="spellEnd"/>
      <w:r w:rsidRPr="00E9680C">
        <w:rPr>
          <w:rFonts w:asciiTheme="minorBidi" w:hAnsiTheme="minorBidi" w:cstheme="minorBidi"/>
          <w:color w:val="000000" w:themeColor="text1"/>
          <w:sz w:val="22"/>
          <w:szCs w:val="22"/>
        </w:rPr>
        <w:t>). However, additional details regarding the specific conditions or parameters used to adjust each benchmarked method, as well as any inherent biases or limitations, would enhance the reader's understanding of the comparative evaluation.</w:t>
      </w:r>
    </w:p>
    <w:p w14:paraId="7C8A2760" w14:textId="3865FCD4" w:rsidR="00663FAC" w:rsidRPr="00663FAC" w:rsidRDefault="00663FAC" w:rsidP="00663FAC">
      <w:pPr>
        <w:jc w:val="lowKashida"/>
        <w:rPr>
          <w:rFonts w:asciiTheme="minorBidi" w:hAnsiTheme="minorBidi" w:cstheme="minorBidi"/>
          <w:color w:val="074F6A" w:themeColor="accent4" w:themeShade="80"/>
          <w:sz w:val="22"/>
          <w:szCs w:val="22"/>
        </w:rPr>
      </w:pPr>
    </w:p>
    <w:p w14:paraId="335A2D15" w14:textId="4C352BDD" w:rsidR="00E9680C" w:rsidRPr="00E9680C" w:rsidRDefault="00E9680C" w:rsidP="00E9680C">
      <w:pPr>
        <w:jc w:val="lowKashida"/>
        <w:rPr>
          <w:rFonts w:asciiTheme="minorBidi" w:hAnsiTheme="minorBidi" w:cstheme="minorBidi"/>
          <w:color w:val="074F6A" w:themeColor="accent4" w:themeShade="80"/>
          <w:sz w:val="22"/>
          <w:szCs w:val="22"/>
        </w:rPr>
      </w:pPr>
      <w:r>
        <w:rPr>
          <w:rFonts w:asciiTheme="minorBidi" w:hAnsiTheme="minorBidi" w:cstheme="minorBidi"/>
          <w:color w:val="074F6A" w:themeColor="accent4" w:themeShade="80"/>
          <w:sz w:val="22"/>
          <w:szCs w:val="22"/>
        </w:rPr>
        <w:t xml:space="preserve">ANSWER: </w:t>
      </w:r>
      <w:del w:id="48" w:author="Andressoo, Jaan-Olle" w:date="2024-10-24T13:48:00Z">
        <w:r w:rsidRPr="00E9680C" w:rsidDel="00253BBA">
          <w:rPr>
            <w:rFonts w:asciiTheme="minorBidi" w:hAnsiTheme="minorBidi" w:cstheme="minorBidi"/>
            <w:color w:val="074F6A" w:themeColor="accent4" w:themeShade="80"/>
            <w:sz w:val="22"/>
            <w:szCs w:val="22"/>
          </w:rPr>
          <w:delText>Thank you for your insightful</w:delText>
        </w:r>
      </w:del>
      <w:ins w:id="49" w:author="Andressoo, Jaan-Olle" w:date="2024-10-24T13:48:00Z">
        <w:r w:rsidR="00253BBA">
          <w:rPr>
            <w:rFonts w:asciiTheme="minorBidi" w:hAnsiTheme="minorBidi" w:cstheme="minorBidi"/>
            <w:color w:val="074F6A" w:themeColor="accent4" w:themeShade="80"/>
            <w:sz w:val="22"/>
            <w:szCs w:val="22"/>
          </w:rPr>
          <w:t xml:space="preserve">We would like to thank </w:t>
        </w:r>
      </w:ins>
      <w:ins w:id="50" w:author="Andressoo, Jaan-Olle" w:date="2024-10-24T13:49:00Z">
        <w:r w:rsidR="00253BBA">
          <w:rPr>
            <w:rFonts w:asciiTheme="minorBidi" w:hAnsiTheme="minorBidi" w:cstheme="minorBidi"/>
            <w:color w:val="074F6A" w:themeColor="accent4" w:themeShade="80"/>
            <w:sz w:val="22"/>
            <w:szCs w:val="22"/>
          </w:rPr>
          <w:t>the reviewer for very helpful</w:t>
        </w:r>
      </w:ins>
      <w:r w:rsidRPr="00E9680C">
        <w:rPr>
          <w:rFonts w:asciiTheme="minorBidi" w:hAnsiTheme="minorBidi" w:cstheme="minorBidi"/>
          <w:color w:val="074F6A" w:themeColor="accent4" w:themeShade="80"/>
          <w:sz w:val="22"/>
          <w:szCs w:val="22"/>
        </w:rPr>
        <w:t xml:space="preserve"> </w:t>
      </w:r>
      <w:del w:id="51" w:author="Andressoo, Jaan-Olle" w:date="2024-10-24T13:49:00Z">
        <w:r w:rsidRPr="00E9680C" w:rsidDel="00253BBA">
          <w:rPr>
            <w:rFonts w:asciiTheme="minorBidi" w:hAnsiTheme="minorBidi" w:cstheme="minorBidi"/>
            <w:color w:val="074F6A" w:themeColor="accent4" w:themeShade="80"/>
            <w:sz w:val="22"/>
            <w:szCs w:val="22"/>
          </w:rPr>
          <w:delText>comments</w:delText>
        </w:r>
      </w:del>
      <w:ins w:id="52" w:author="Andressoo, Jaan-Olle" w:date="2024-10-24T13:49:00Z">
        <w:r w:rsidR="00253BBA">
          <w:rPr>
            <w:rFonts w:asciiTheme="minorBidi" w:hAnsiTheme="minorBidi" w:cstheme="minorBidi"/>
            <w:color w:val="074F6A" w:themeColor="accent4" w:themeShade="80"/>
            <w:sz w:val="22"/>
            <w:szCs w:val="22"/>
          </w:rPr>
          <w:t>suggestions</w:t>
        </w:r>
      </w:ins>
      <w:r w:rsidRPr="00E9680C">
        <w:rPr>
          <w:rFonts w:asciiTheme="minorBidi" w:hAnsiTheme="minorBidi" w:cstheme="minorBidi"/>
          <w:color w:val="074F6A" w:themeColor="accent4" w:themeShade="80"/>
          <w:sz w:val="22"/>
          <w:szCs w:val="22"/>
        </w:rPr>
        <w:t xml:space="preserve">. </w:t>
      </w:r>
      <w:del w:id="53" w:author="Andressoo, Jaan-Olle" w:date="2024-10-24T13:49:00Z">
        <w:r w:rsidRPr="00E9680C" w:rsidDel="00253BBA">
          <w:rPr>
            <w:rFonts w:asciiTheme="minorBidi" w:hAnsiTheme="minorBidi" w:cstheme="minorBidi"/>
            <w:color w:val="074F6A" w:themeColor="accent4" w:themeShade="80"/>
            <w:sz w:val="22"/>
            <w:szCs w:val="22"/>
          </w:rPr>
          <w:delText xml:space="preserve">We agree that providing additional details regarding the specific conditions and parameters used for each benchmarked method, as well as discussing their inherent biases and limitations, will enhance the clarity and depth of our comparative evaluation. </w:delText>
        </w:r>
      </w:del>
      <w:r w:rsidRPr="00E9680C">
        <w:rPr>
          <w:rFonts w:asciiTheme="minorBidi" w:hAnsiTheme="minorBidi" w:cstheme="minorBidi"/>
          <w:color w:val="074F6A" w:themeColor="accent4" w:themeShade="80"/>
          <w:sz w:val="22"/>
          <w:szCs w:val="22"/>
        </w:rPr>
        <w:t xml:space="preserve">We have revised the manuscript accordingly to include these details. </w:t>
      </w:r>
      <w:commentRangeStart w:id="54"/>
      <w:r w:rsidRPr="00E9680C">
        <w:rPr>
          <w:rFonts w:asciiTheme="minorBidi" w:hAnsiTheme="minorBidi" w:cstheme="minorBidi"/>
          <w:color w:val="074F6A" w:themeColor="accent4" w:themeShade="80"/>
          <w:sz w:val="22"/>
          <w:szCs w:val="22"/>
        </w:rPr>
        <w:t>We have added the following discussion to the revised version of the manuscript at page 7-8.</w:t>
      </w:r>
      <w:commentRangeEnd w:id="54"/>
      <w:r w:rsidR="00253BBA">
        <w:rPr>
          <w:rStyle w:val="CommentReference"/>
        </w:rPr>
        <w:commentReference w:id="54"/>
      </w:r>
    </w:p>
    <w:p w14:paraId="2580455D" w14:textId="77777777" w:rsidR="00E9680C" w:rsidRPr="00E9680C" w:rsidRDefault="00E9680C" w:rsidP="00E9680C">
      <w:pPr>
        <w:jc w:val="lowKashida"/>
        <w:rPr>
          <w:rFonts w:asciiTheme="minorBidi" w:hAnsiTheme="minorBidi" w:cstheme="minorBidi"/>
          <w:color w:val="074F6A" w:themeColor="accent4" w:themeShade="80"/>
          <w:sz w:val="22"/>
          <w:szCs w:val="22"/>
        </w:rPr>
      </w:pPr>
    </w:p>
    <w:p w14:paraId="52087F99" w14:textId="7A490CAD" w:rsidR="00FC668C" w:rsidRDefault="00E9680C" w:rsidP="00E9680C">
      <w:pPr>
        <w:jc w:val="lowKashida"/>
        <w:rPr>
          <w:rFonts w:asciiTheme="minorBidi" w:hAnsiTheme="minorBidi" w:cstheme="minorBidi"/>
          <w:color w:val="FF0000"/>
          <w:sz w:val="22"/>
          <w:szCs w:val="22"/>
        </w:rPr>
      </w:pPr>
      <w:r>
        <w:rPr>
          <w:rFonts w:asciiTheme="minorBidi" w:hAnsiTheme="minorBidi" w:cstheme="minorBidi"/>
          <w:color w:val="FF0000"/>
          <w:sz w:val="22"/>
          <w:szCs w:val="22"/>
        </w:rPr>
        <w:t>“</w:t>
      </w:r>
      <w:r w:rsidRPr="00E9680C">
        <w:rPr>
          <w:rFonts w:asciiTheme="minorBidi" w:hAnsiTheme="minorBidi" w:cstheme="minorBidi"/>
          <w:color w:val="FF0000"/>
          <w:sz w:val="22"/>
          <w:szCs w:val="22"/>
        </w:rPr>
        <w:t>It is commonly assumed that proteins sharing similar structures also exhibit similar functions. Several measurements have been developed to assess protein structure similarity, each offering unique insights. Root Mean Square Deviation (RMSD)</w:t>
      </w:r>
      <w:r w:rsidRPr="00E9680C">
        <w:rPr>
          <w:rFonts w:asciiTheme="minorBidi" w:hAnsiTheme="minorBidi" w:cstheme="minorBidi"/>
          <w:color w:val="FF0000"/>
          <w:sz w:val="22"/>
          <w:szCs w:val="22"/>
        </w:rPr>
        <w:fldChar w:fldCharType="begin"/>
      </w:r>
      <w:r w:rsidRPr="00E9680C">
        <w:rPr>
          <w:rFonts w:asciiTheme="minorBidi" w:hAnsiTheme="minorBidi" w:cstheme="minorBidi"/>
          <w:color w:val="FF0000"/>
          <w:sz w:val="22"/>
          <w:szCs w:val="22"/>
        </w:rPr>
        <w:instrText xml:space="preserve"> ADDIN EN.CITE &lt;EndNote&gt;&lt;Cite&gt;&lt;Author&gt;Maiorov&lt;/Author&gt;&lt;Year&gt;1994&lt;/Year&gt;&lt;RecNum&gt;34&lt;/RecNum&gt;&lt;DisplayText&gt;&lt;style face="superscript"&gt;21&lt;/style&gt;&lt;/DisplayText&gt;&lt;record&gt;&lt;rec-number&gt;34&lt;/rec-number&gt;&lt;foreign-keys&gt;&lt;key app="EN" db-id="t0xeswafvd5vpdeew0bpr5s0psfpsfxezwrs" timestamp="1685386334"&gt;34&lt;/key&gt;&lt;/foreign-keys&gt;&lt;ref-type name="Journal Article"&gt;17&lt;/ref-type&gt;&lt;contributors&gt;&lt;authors&gt;&lt;author&gt;Maiorov, Vladimir N.&lt;/author&gt;&lt;author&gt;Crippen, Gordon M.&lt;/author&gt;&lt;/authors&gt;&lt;/contributors&gt;&lt;titles&gt;&lt;title&gt;Significance of root-mean-square deviation in comparing three-dimensional structures of globular proteins&lt;/title&gt;&lt;secondary-title&gt;Journal of molecular biology&lt;/secondary-title&gt;&lt;/titles&gt;&lt;pages&gt;625--634&lt;/pages&gt;&lt;volume&gt;235&lt;/volume&gt;&lt;number&gt;2&lt;/number&gt;&lt;dates&gt;&lt;year&gt;1994&lt;/year&gt;&lt;/dates&gt;&lt;urls&gt;&lt;/urls&gt;&lt;/record&gt;&lt;/Cite&gt;&lt;/EndNote&gt;</w:instrText>
      </w:r>
      <w:r w:rsidRPr="00E9680C">
        <w:rPr>
          <w:rFonts w:asciiTheme="minorBidi" w:hAnsiTheme="minorBidi" w:cstheme="minorBidi"/>
          <w:color w:val="FF0000"/>
          <w:sz w:val="22"/>
          <w:szCs w:val="22"/>
        </w:rPr>
        <w:fldChar w:fldCharType="separate"/>
      </w:r>
      <w:r w:rsidRPr="00E9680C">
        <w:rPr>
          <w:rFonts w:asciiTheme="minorBidi" w:hAnsiTheme="minorBidi" w:cstheme="minorBidi"/>
          <w:color w:val="FF0000"/>
          <w:sz w:val="22"/>
          <w:szCs w:val="22"/>
          <w:vertAlign w:val="superscript"/>
        </w:rPr>
        <w:t>21</w:t>
      </w:r>
      <w:r w:rsidRPr="00E9680C">
        <w:rPr>
          <w:rFonts w:asciiTheme="minorBidi" w:hAnsiTheme="minorBidi" w:cstheme="minorBidi"/>
          <w:color w:val="FF0000"/>
          <w:sz w:val="22"/>
          <w:szCs w:val="22"/>
        </w:rPr>
        <w:fldChar w:fldCharType="end"/>
      </w:r>
      <w:r w:rsidRPr="00E9680C">
        <w:rPr>
          <w:rFonts w:asciiTheme="minorBidi" w:hAnsiTheme="minorBidi" w:cstheme="minorBidi"/>
          <w:color w:val="FF0000"/>
          <w:sz w:val="22"/>
          <w:szCs w:val="22"/>
        </w:rPr>
        <w:t xml:space="preserve"> quantifies the average spatial variance between corresponding atoms or components within superimposed proteins, providing a fundamental measure of structural deviation. For our analysis, RMSD calculations were performed by superimposing corresponding atomic coordinates using a least-squares fitting procedure implemented in R, focusing on backbone Cα atoms to assess the overall fold without the influence of side-chain orientations. While RMSD is widely used, it heavily relies on direct spatial overlap and is sensitive to outlier regions. This sensitivity often penalizes flexible regions or domain movements, such as hinge motions or flexible loops, potentially obscuring meaningful similarities in overall protein fold when local variations are present. The TM-score (Template Modeling score) </w:t>
      </w:r>
      <w:r w:rsidRPr="00E9680C">
        <w:rPr>
          <w:rFonts w:asciiTheme="minorBidi" w:hAnsiTheme="minorBidi" w:cstheme="minorBidi"/>
          <w:color w:val="FF0000"/>
          <w:sz w:val="22"/>
          <w:szCs w:val="22"/>
        </w:rPr>
        <w:fldChar w:fldCharType="begin"/>
      </w:r>
      <w:r w:rsidRPr="00E9680C">
        <w:rPr>
          <w:rFonts w:asciiTheme="minorBidi" w:hAnsiTheme="minorBidi" w:cstheme="minorBidi"/>
          <w:color w:val="FF0000"/>
          <w:sz w:val="22"/>
          <w:szCs w:val="22"/>
        </w:rPr>
        <w:instrText xml:space="preserve"> ADDIN EN.CITE &lt;EndNote&gt;&lt;Cite&gt;&lt;Author&gt;Zhang&lt;/Author&gt;&lt;Year&gt;2005&lt;/Year&gt;&lt;RecNum&gt;75&lt;/RecNum&gt;&lt;DisplayText&gt;&lt;style face="superscript"&gt;22&lt;/style&gt;&lt;/DisplayText&gt;&lt;record&gt;&lt;rec-number&gt;75&lt;/rec-number&gt;&lt;foreign-keys&gt;&lt;key app="EN" db-id="t0xeswafvd5vpdeew0bpr5s0psfpsfxezwrs" timestamp="1701635684"&gt;75&lt;/key&gt;&lt;/foreign-keys&gt;&lt;ref-type name="Journal Article"&gt;17&lt;/ref-type&gt;&lt;contributors&gt;&lt;authors&gt;&lt;author&gt;Zhang, Yang&lt;/author&gt;&lt;author&gt;Skolnick, Jeffrey&lt;/author&gt;&lt;/authors&gt;&lt;/contributors&gt;&lt;titles&gt;&lt;title&gt;TM-align: a protein structure alignment algorithm based on the TM-score&lt;/title&gt;&lt;secondary-title&gt;Nucleic acids research&lt;/secondary-title&gt;&lt;/titles&gt;&lt;periodical&gt;&lt;full-title&gt;Nucleic acids research&lt;/full-title&gt;&lt;/periodical&gt;&lt;pages&gt;2302-2309&lt;/pages&gt;&lt;volume&gt;33&lt;/volume&gt;&lt;number&gt;7&lt;/number&gt;&lt;dates&gt;&lt;year&gt;2005&lt;/year&gt;&lt;/dates&gt;&lt;isbn&gt;1362-4962&lt;/isbn&gt;&lt;urls&gt;&lt;/urls&gt;&lt;/record&gt;&lt;/Cite&gt;&lt;/EndNote&gt;</w:instrText>
      </w:r>
      <w:r w:rsidRPr="00E9680C">
        <w:rPr>
          <w:rFonts w:asciiTheme="minorBidi" w:hAnsiTheme="minorBidi" w:cstheme="minorBidi"/>
          <w:color w:val="FF0000"/>
          <w:sz w:val="22"/>
          <w:szCs w:val="22"/>
        </w:rPr>
        <w:fldChar w:fldCharType="separate"/>
      </w:r>
      <w:r w:rsidRPr="00E9680C">
        <w:rPr>
          <w:rFonts w:asciiTheme="minorBidi" w:hAnsiTheme="minorBidi" w:cstheme="minorBidi"/>
          <w:color w:val="FF0000"/>
          <w:sz w:val="22"/>
          <w:szCs w:val="22"/>
          <w:vertAlign w:val="superscript"/>
        </w:rPr>
        <w:t>22</w:t>
      </w:r>
      <w:r w:rsidRPr="00E9680C">
        <w:rPr>
          <w:rFonts w:asciiTheme="minorBidi" w:hAnsiTheme="minorBidi" w:cstheme="minorBidi"/>
          <w:color w:val="FF0000"/>
          <w:sz w:val="22"/>
          <w:szCs w:val="22"/>
        </w:rPr>
        <w:fldChar w:fldCharType="end"/>
      </w:r>
      <w:r w:rsidRPr="00E9680C">
        <w:rPr>
          <w:rFonts w:asciiTheme="minorBidi" w:hAnsiTheme="minorBidi" w:cstheme="minorBidi"/>
          <w:color w:val="FF0000"/>
          <w:sz w:val="22"/>
          <w:szCs w:val="22"/>
        </w:rPr>
        <w:t xml:space="preserve"> evaluates similarity by considering both residue-level alignment and overall topology, offering a nuanced assessment of structural resemblance. Unlike RMSD, TM-Score is less sensitive to domain-level movements but has its own limitations. Specifically, when comparing proteins with highly variable structures or multi-domain proteins, TM-Score tends to favor the alignment of larger structural elements, potentially leading to lower scores for proteins with significant domain rearrangements despite sharing similar overall folds. Additionally, TM-Score may not adequately account for functional sites that involve small but critical local structural differences. TM-</w:t>
      </w:r>
      <w:proofErr w:type="spellStart"/>
      <w:r w:rsidRPr="00E9680C">
        <w:rPr>
          <w:rFonts w:asciiTheme="minorBidi" w:hAnsiTheme="minorBidi" w:cstheme="minorBidi"/>
          <w:color w:val="FF0000"/>
          <w:sz w:val="22"/>
          <w:szCs w:val="22"/>
        </w:rPr>
        <w:t>Vec</w:t>
      </w:r>
      <w:proofErr w:type="spellEnd"/>
      <w:r w:rsidRPr="00E9680C">
        <w:rPr>
          <w:rFonts w:asciiTheme="minorBidi" w:hAnsiTheme="minorBidi" w:cstheme="minorBidi"/>
          <w:color w:val="FF0000"/>
          <w:sz w:val="22"/>
          <w:szCs w:val="22"/>
        </w:rPr>
        <w:t xml:space="preserve"> </w:t>
      </w:r>
      <w:r w:rsidRPr="00E9680C">
        <w:rPr>
          <w:rFonts w:asciiTheme="minorBidi" w:hAnsiTheme="minorBidi" w:cstheme="minorBidi"/>
          <w:color w:val="FF0000"/>
          <w:sz w:val="22"/>
          <w:szCs w:val="22"/>
        </w:rPr>
        <w:fldChar w:fldCharType="begin">
          <w:fldData xml:space="preserve">PEVuZE5vdGU+PENpdGU+PEF1dGhvcj5IYW1hbXN5PC9BdXRob3I+PFllYXI+MjAyMzwvWWVhcj48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</w:fldData>
        </w:fldChar>
      </w:r>
      <w:r w:rsidRPr="00E9680C">
        <w:rPr>
          <w:rFonts w:asciiTheme="minorBidi" w:hAnsiTheme="minorBidi" w:cstheme="minorBidi"/>
          <w:color w:val="FF0000"/>
          <w:sz w:val="22"/>
          <w:szCs w:val="22"/>
        </w:rPr>
        <w:instrText xml:space="preserve"> ADDIN EN.CITE </w:instrText>
      </w:r>
      <w:r w:rsidRPr="00E9680C">
        <w:rPr>
          <w:rFonts w:asciiTheme="minorBidi" w:hAnsiTheme="minorBidi" w:cstheme="minorBidi"/>
          <w:color w:val="FF0000"/>
          <w:sz w:val="22"/>
          <w:szCs w:val="22"/>
        </w:rPr>
        <w:fldChar w:fldCharType="begin">
          <w:fldData xml:space="preserve">PEVuZE5vdGU+PENpdGU+PEF1dGhvcj5IYW1hbXN5PC9BdXRob3I+PFllYXI+MjAyMzwvWWVhcj48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</w:fldData>
        </w:fldChar>
      </w:r>
      <w:r w:rsidRPr="00E9680C">
        <w:rPr>
          <w:rFonts w:asciiTheme="minorBidi" w:hAnsiTheme="minorBidi" w:cstheme="minorBidi"/>
          <w:color w:val="FF0000"/>
          <w:sz w:val="22"/>
          <w:szCs w:val="22"/>
        </w:rPr>
        <w:instrText xml:space="preserve"> ADDIN EN.CITE.DATA </w:instrText>
      </w:r>
      <w:r w:rsidRPr="00E9680C">
        <w:rPr>
          <w:rFonts w:asciiTheme="minorBidi" w:hAnsiTheme="minorBidi" w:cstheme="minorBidi"/>
          <w:color w:val="FF0000"/>
          <w:sz w:val="22"/>
          <w:szCs w:val="22"/>
        </w:rPr>
      </w:r>
      <w:r w:rsidRPr="00E9680C">
        <w:rPr>
          <w:rFonts w:asciiTheme="minorBidi" w:hAnsiTheme="minorBidi" w:cstheme="minorBidi"/>
          <w:color w:val="FF0000"/>
          <w:sz w:val="22"/>
          <w:szCs w:val="22"/>
        </w:rPr>
        <w:fldChar w:fldCharType="end"/>
      </w:r>
      <w:r w:rsidRPr="00E9680C">
        <w:rPr>
          <w:rFonts w:asciiTheme="minorBidi" w:hAnsiTheme="minorBidi" w:cstheme="minorBidi"/>
          <w:color w:val="FF0000"/>
          <w:sz w:val="22"/>
          <w:szCs w:val="22"/>
        </w:rPr>
      </w:r>
      <w:r w:rsidRPr="00E9680C">
        <w:rPr>
          <w:rFonts w:asciiTheme="minorBidi" w:hAnsiTheme="minorBidi" w:cstheme="minorBidi"/>
          <w:color w:val="FF0000"/>
          <w:sz w:val="22"/>
          <w:szCs w:val="22"/>
        </w:rPr>
        <w:fldChar w:fldCharType="separate"/>
      </w:r>
      <w:r w:rsidRPr="00E9680C">
        <w:rPr>
          <w:rFonts w:asciiTheme="minorBidi" w:hAnsiTheme="minorBidi" w:cstheme="minorBidi"/>
          <w:color w:val="FF0000"/>
          <w:sz w:val="22"/>
          <w:szCs w:val="22"/>
          <w:vertAlign w:val="superscript"/>
        </w:rPr>
        <w:t>23</w:t>
      </w:r>
      <w:r w:rsidRPr="00E9680C">
        <w:rPr>
          <w:rFonts w:asciiTheme="minorBidi" w:hAnsiTheme="minorBidi" w:cstheme="minorBidi"/>
          <w:color w:val="FF0000"/>
          <w:sz w:val="22"/>
          <w:szCs w:val="22"/>
        </w:rPr>
        <w:fldChar w:fldCharType="end"/>
      </w:r>
      <w:r w:rsidRPr="00E9680C">
        <w:rPr>
          <w:rFonts w:asciiTheme="minorBidi" w:hAnsiTheme="minorBidi" w:cstheme="minorBidi"/>
          <w:color w:val="FF0000"/>
          <w:sz w:val="22"/>
          <w:szCs w:val="22"/>
        </w:rPr>
        <w:t>, a recent advancement, employs deep learning techniques trained on diverse protein structures to enhance accuracy and efficiency in similarity assessment. TM-</w:t>
      </w:r>
      <w:proofErr w:type="spellStart"/>
      <w:r w:rsidRPr="00E9680C">
        <w:rPr>
          <w:rFonts w:asciiTheme="minorBidi" w:hAnsiTheme="minorBidi" w:cstheme="minorBidi"/>
          <w:color w:val="FF0000"/>
          <w:sz w:val="22"/>
          <w:szCs w:val="22"/>
        </w:rPr>
        <w:t>Vec</w:t>
      </w:r>
      <w:proofErr w:type="spellEnd"/>
      <w:r w:rsidRPr="00E9680C">
        <w:rPr>
          <w:rFonts w:asciiTheme="minorBidi" w:hAnsiTheme="minorBidi" w:cstheme="minorBidi"/>
          <w:color w:val="FF0000"/>
          <w:sz w:val="22"/>
          <w:szCs w:val="22"/>
        </w:rPr>
        <w:t xml:space="preserve"> maps protein structures into a continuous vector space, allowing comparisons based on the distances between their vector representations. While highly accurate in detecting remote homology and structural similarities, TM-</w:t>
      </w:r>
      <w:proofErr w:type="spellStart"/>
      <w:r w:rsidRPr="00E9680C">
        <w:rPr>
          <w:rFonts w:asciiTheme="minorBidi" w:hAnsiTheme="minorBidi" w:cstheme="minorBidi"/>
          <w:color w:val="FF0000"/>
          <w:sz w:val="22"/>
          <w:szCs w:val="22"/>
        </w:rPr>
        <w:t>Vec’s</w:t>
      </w:r>
      <w:proofErr w:type="spellEnd"/>
      <w:r w:rsidRPr="00E9680C">
        <w:rPr>
          <w:rFonts w:asciiTheme="minorBidi" w:hAnsiTheme="minorBidi" w:cstheme="minorBidi"/>
          <w:color w:val="FF0000"/>
          <w:sz w:val="22"/>
          <w:szCs w:val="22"/>
        </w:rPr>
        <w:t xml:space="preserve"> reliance on training data introduces inherent biases. These biases are particularly evident when evaluating proteins with rare or novel folds that are underrepresented in the training set. Furthermore, as a black-box model, </w:t>
      </w:r>
      <w:commentRangeStart w:id="55"/>
      <w:r w:rsidRPr="00E9680C">
        <w:rPr>
          <w:rFonts w:asciiTheme="minorBidi" w:hAnsiTheme="minorBidi" w:cstheme="minorBidi"/>
          <w:color w:val="FF0000"/>
          <w:sz w:val="22"/>
          <w:szCs w:val="22"/>
        </w:rPr>
        <w:t>TM-</w:t>
      </w:r>
      <w:proofErr w:type="spellStart"/>
      <w:r w:rsidRPr="00E9680C">
        <w:rPr>
          <w:rFonts w:asciiTheme="minorBidi" w:hAnsiTheme="minorBidi" w:cstheme="minorBidi"/>
          <w:color w:val="FF0000"/>
          <w:sz w:val="22"/>
          <w:szCs w:val="22"/>
        </w:rPr>
        <w:t>Vec</w:t>
      </w:r>
      <w:proofErr w:type="spellEnd"/>
      <w:r w:rsidRPr="00E9680C">
        <w:rPr>
          <w:rFonts w:asciiTheme="minorBidi" w:hAnsiTheme="minorBidi" w:cstheme="minorBidi"/>
          <w:color w:val="FF0000"/>
          <w:sz w:val="22"/>
          <w:szCs w:val="22"/>
        </w:rPr>
        <w:t xml:space="preserve"> offers limited interpretability regarding the specific structural features contributing to the similarity scores, which can be a limitation when detailed structural insights are required</w:t>
      </w:r>
      <w:commentRangeEnd w:id="55"/>
      <w:r w:rsidR="002C74AA">
        <w:rPr>
          <w:rStyle w:val="CommentReference"/>
        </w:rPr>
        <w:commentReference w:id="55"/>
      </w:r>
      <w:r w:rsidRPr="00E9680C">
        <w:rPr>
          <w:rFonts w:asciiTheme="minorBidi" w:hAnsiTheme="minorBidi" w:cstheme="minorBidi"/>
          <w:color w:val="FF0000"/>
          <w:sz w:val="22"/>
          <w:szCs w:val="22"/>
        </w:rPr>
        <w:t>. On the alignment front, we utilized GR-Align</w:t>
      </w:r>
      <w:r w:rsidRPr="00E9680C">
        <w:rPr>
          <w:rFonts w:asciiTheme="minorBidi" w:hAnsiTheme="minorBidi" w:cstheme="minorBidi"/>
          <w:color w:val="FF0000"/>
          <w:sz w:val="22"/>
          <w:szCs w:val="22"/>
        </w:rPr>
        <w:fldChar w:fldCharType="begin"/>
      </w:r>
      <w:r w:rsidRPr="00E9680C">
        <w:rPr>
          <w:rFonts w:asciiTheme="minorBidi" w:hAnsiTheme="minorBidi" w:cstheme="minorBidi"/>
          <w:color w:val="FF0000"/>
          <w:sz w:val="22"/>
          <w:szCs w:val="22"/>
        </w:rPr>
        <w:instrText xml:space="preserve"> ADDIN EN.CITE &lt;EndNote&gt;&lt;Cite&gt;&lt;Author&gt;Malod-Dognin&lt;/Author&gt;&lt;Year&gt;2014&lt;/Year&gt;&lt;RecNum&gt;74&lt;/RecNum&gt;&lt;DisplayText&gt;&lt;style face="superscript"&gt;24&lt;/style&gt;&lt;/DisplayText&gt;&lt;record&gt;&lt;rec-number&gt;74&lt;/rec-number&gt;&lt;foreign-keys&gt;&lt;key app="EN" db-id="t0xeswafvd5vpdeew0bpr5s0psfpsfxezwrs" timestamp="1701635645"&gt;74&lt;/key&gt;&lt;/foreign-keys&gt;&lt;ref-type name="Journal Article"&gt;17&lt;/ref-type&gt;&lt;contributors&gt;&lt;authors&gt;&lt;author&gt;Malod-Dognin, Noël&lt;/author&gt;&lt;author&gt;Pržulj, Nataša&lt;/author&gt;&lt;/authors&gt;&lt;/contributors&gt;&lt;titles&gt;&lt;title&gt;GR-Align: fast and flexible alignment of protein 3D structures using graphlet degree similarity&lt;/title&gt;&lt;secondary-title&gt;Bioinformatics&lt;/secondary-title&gt;&lt;/titles&gt;&lt;periodical&gt;&lt;full-title&gt;Bioinformatics&lt;/full-title&gt;&lt;/periodical&gt;&lt;pages&gt;1259-1265&lt;/pages&gt;&lt;volume&gt;30&lt;/volume&gt;&lt;number&gt;9&lt;/number&gt;&lt;dates&gt;&lt;year&gt;2014&lt;/year&gt;&lt;/dates&gt;&lt;isbn&gt;1367-4811&lt;/isbn&gt;&lt;urls&gt;&lt;/urls&gt;&lt;/record&gt;&lt;/Cite&gt;&lt;/EndNote&gt;</w:instrText>
      </w:r>
      <w:r w:rsidRPr="00E9680C">
        <w:rPr>
          <w:rFonts w:asciiTheme="minorBidi" w:hAnsiTheme="minorBidi" w:cstheme="minorBidi"/>
          <w:color w:val="FF0000"/>
          <w:sz w:val="22"/>
          <w:szCs w:val="22"/>
        </w:rPr>
        <w:fldChar w:fldCharType="separate"/>
      </w:r>
      <w:r w:rsidRPr="00E9680C">
        <w:rPr>
          <w:rFonts w:asciiTheme="minorBidi" w:hAnsiTheme="minorBidi" w:cstheme="minorBidi"/>
          <w:color w:val="FF0000"/>
          <w:sz w:val="22"/>
          <w:szCs w:val="22"/>
          <w:vertAlign w:val="superscript"/>
        </w:rPr>
        <w:t>24</w:t>
      </w:r>
      <w:r w:rsidRPr="00E9680C">
        <w:rPr>
          <w:rFonts w:asciiTheme="minorBidi" w:hAnsiTheme="minorBidi" w:cstheme="minorBidi"/>
          <w:color w:val="FF0000"/>
          <w:sz w:val="22"/>
          <w:szCs w:val="22"/>
        </w:rPr>
        <w:fldChar w:fldCharType="end"/>
      </w:r>
      <w:r w:rsidRPr="00E9680C">
        <w:rPr>
          <w:rFonts w:asciiTheme="minorBidi" w:hAnsiTheme="minorBidi" w:cstheme="minorBidi"/>
          <w:color w:val="FF0000"/>
          <w:sz w:val="22"/>
          <w:szCs w:val="22"/>
        </w:rPr>
        <w:t xml:space="preserve"> with its default parameters, employing the graphlet degree similarity (GDS) metric to capture topological similarities between protein structures. The GDS metric compares the distributions of </w:t>
      </w:r>
      <w:proofErr w:type="gramStart"/>
      <w:r w:rsidRPr="00E9680C">
        <w:rPr>
          <w:rFonts w:asciiTheme="minorBidi" w:hAnsiTheme="minorBidi" w:cstheme="minorBidi"/>
          <w:color w:val="FF0000"/>
          <w:sz w:val="22"/>
          <w:szCs w:val="22"/>
        </w:rPr>
        <w:t>small connected</w:t>
      </w:r>
      <w:proofErr w:type="gramEnd"/>
      <w:r w:rsidRPr="00E9680C">
        <w:rPr>
          <w:rFonts w:asciiTheme="minorBidi" w:hAnsiTheme="minorBidi" w:cstheme="minorBidi"/>
          <w:color w:val="FF0000"/>
          <w:sz w:val="22"/>
          <w:szCs w:val="22"/>
        </w:rPr>
        <w:t xml:space="preserve"> subgraphs (graphlets) within the protein structures. GR-Align is robust in identifying proteins with similar topological arrangements, but its sensitivity to minor structural variations can lead to higher false positives when comparing proteins with subtle differences in their tertiary structures. Additionally, GR-Align does not incorporate sequence information or account for conformational flexibility, which may limit its ability to discern functionally relevant structural variations, particularly those involving dynamic regions of proteins. Finally, the </w:t>
      </w:r>
      <w:proofErr w:type="spellStart"/>
      <w:r w:rsidRPr="00E9680C">
        <w:rPr>
          <w:rFonts w:asciiTheme="minorBidi" w:hAnsiTheme="minorBidi" w:cstheme="minorBidi"/>
          <w:color w:val="FF0000"/>
          <w:sz w:val="22"/>
          <w:szCs w:val="22"/>
        </w:rPr>
        <w:t>Hausdorff</w:t>
      </w:r>
      <w:proofErr w:type="spellEnd"/>
      <w:r w:rsidRPr="00E9680C">
        <w:rPr>
          <w:rFonts w:asciiTheme="minorBidi" w:hAnsiTheme="minorBidi" w:cstheme="minorBidi"/>
          <w:color w:val="FF0000"/>
          <w:sz w:val="22"/>
          <w:szCs w:val="22"/>
        </w:rPr>
        <w:t xml:space="preserve"> distance</w:t>
      </w:r>
      <w:r w:rsidRPr="00E9680C">
        <w:rPr>
          <w:rFonts w:asciiTheme="minorBidi" w:hAnsiTheme="minorBidi" w:cstheme="minorBidi"/>
          <w:color w:val="FF0000"/>
          <w:sz w:val="22"/>
          <w:szCs w:val="22"/>
        </w:rPr>
        <w:fldChar w:fldCharType="begin"/>
      </w:r>
      <w:r w:rsidRPr="00E9680C">
        <w:rPr>
          <w:rFonts w:asciiTheme="minorBidi" w:hAnsiTheme="minorBidi" w:cstheme="minorBidi"/>
          <w:color w:val="FF0000"/>
          <w:sz w:val="22"/>
          <w:szCs w:val="22"/>
        </w:rPr>
        <w:instrText xml:space="preserve"> ADDIN EN.CITE &lt;EndNote&gt;&lt;Cite&gt;&lt;Author&gt;Tian&lt;/Author&gt;&lt;Year&gt;2018&lt;/Year&gt;&lt;RecNum&gt;73&lt;/RecNum&gt;&lt;DisplayText&gt;&lt;style face="superscript"&gt;25&lt;/style&gt;&lt;/DisplayText&gt;&lt;record&gt;&lt;rec-number&gt;73&lt;/rec-number&gt;&lt;foreign-keys&gt;&lt;key app="EN" db-id="pz9x0eawezazasetddmx2xtwpax0wt0f2pat" timestamp="1701635586"&gt;73&lt;/key&gt;&lt;/foreign-keys&gt;&lt;ref-type name="Journal Article"&gt;17&lt;/ref-type&gt;&lt;contributors&gt;&lt;authors&gt;&lt;author&gt;Tian, Kun&lt;/author&gt;&lt;author&gt;Zhao, Xin&lt;/author&gt;&lt;author&gt;Zhang, Yuning&lt;/author&gt;&lt;author&gt;Yau, Stephen&lt;/author&gt;&lt;/authors&gt;&lt;/contributors&gt;&lt;titles&gt;&lt;title&gt;Comparing protein structures and inferring functions with a novel three-dimensional Yau–Hausdorff method&lt;/title&gt;&lt;secondary-title&gt;Journal of Biomolecular Structure and Dynamics&lt;/secondary-title&gt;&lt;/titles&gt;&lt;periodical&gt;&lt;full-title&gt;Journal of Biomolecular Structure and Dynamics&lt;/full-title&gt;&lt;/periodical&gt;&lt;dates&gt;&lt;year&gt;2018&lt;/year&gt;&lt;/dates&gt;&lt;urls&gt;&lt;/urls&gt;&lt;/record&gt;&lt;/Cite&gt;&lt;/EndNote&gt;</w:instrText>
      </w:r>
      <w:r w:rsidRPr="00E9680C">
        <w:rPr>
          <w:rFonts w:asciiTheme="minorBidi" w:hAnsiTheme="minorBidi" w:cstheme="minorBidi"/>
          <w:color w:val="FF0000"/>
          <w:sz w:val="22"/>
          <w:szCs w:val="22"/>
        </w:rPr>
        <w:fldChar w:fldCharType="separate"/>
      </w:r>
      <w:r w:rsidRPr="00E9680C">
        <w:rPr>
          <w:rFonts w:asciiTheme="minorBidi" w:hAnsiTheme="minorBidi" w:cstheme="minorBidi"/>
          <w:color w:val="FF0000"/>
          <w:sz w:val="22"/>
          <w:szCs w:val="22"/>
          <w:vertAlign w:val="superscript"/>
        </w:rPr>
        <w:t>25</w:t>
      </w:r>
      <w:r w:rsidRPr="00E9680C">
        <w:rPr>
          <w:rFonts w:asciiTheme="minorBidi" w:hAnsiTheme="minorBidi" w:cstheme="minorBidi"/>
          <w:color w:val="FF0000"/>
          <w:sz w:val="22"/>
          <w:szCs w:val="22"/>
        </w:rPr>
        <w:fldChar w:fldCharType="end"/>
      </w:r>
      <w:r w:rsidRPr="00E9680C">
        <w:rPr>
          <w:rFonts w:asciiTheme="minorBidi" w:hAnsiTheme="minorBidi" w:cstheme="minorBidi"/>
          <w:color w:val="FF0000"/>
          <w:sz w:val="22"/>
          <w:szCs w:val="22"/>
        </w:rPr>
        <w:t xml:space="preserve"> provides a measure of dissimilarity between sets of points, offering further insight into structural comparisons. In our study, the Yau-</w:t>
      </w:r>
      <w:proofErr w:type="spellStart"/>
      <w:r w:rsidRPr="00E9680C">
        <w:rPr>
          <w:rFonts w:asciiTheme="minorBidi" w:hAnsiTheme="minorBidi" w:cstheme="minorBidi"/>
          <w:color w:val="FF0000"/>
          <w:sz w:val="22"/>
          <w:szCs w:val="22"/>
        </w:rPr>
        <w:t>Hausdorff</w:t>
      </w:r>
      <w:proofErr w:type="spellEnd"/>
      <w:r w:rsidRPr="00E9680C">
        <w:rPr>
          <w:rFonts w:asciiTheme="minorBidi" w:hAnsiTheme="minorBidi" w:cstheme="minorBidi"/>
          <w:color w:val="FF0000"/>
          <w:sz w:val="22"/>
          <w:szCs w:val="22"/>
        </w:rPr>
        <w:t xml:space="preserve"> distance was calculated by comparing point sets representing the protein structures, specifically using distances from the structural centroids to the Cα atoms. This method captures overall geometric differences between structures by measuring the maximal deviation between point sets in a bidirectional manner. However, it may not fully account for local structural variations or </w:t>
      </w:r>
      <w:r w:rsidRPr="00E9680C">
        <w:rPr>
          <w:rFonts w:asciiTheme="minorBidi" w:hAnsiTheme="minorBidi" w:cstheme="minorBidi"/>
          <w:color w:val="FF0000"/>
          <w:sz w:val="22"/>
          <w:szCs w:val="22"/>
        </w:rPr>
        <w:lastRenderedPageBreak/>
        <w:t>conformational changes, such as those occurring at active sites or ligand-binding regions, which are crucial for functional similarity. Moreover, the method assumes that global geometric similarity correlates with functional similarity, which may not always hold true, especially for proteins whose function is dictated by specific local conformations.</w:t>
      </w:r>
      <w:r>
        <w:rPr>
          <w:rFonts w:asciiTheme="minorBidi" w:hAnsiTheme="minorBidi" w:cstheme="minorBidi"/>
          <w:color w:val="FF0000"/>
          <w:sz w:val="22"/>
          <w:szCs w:val="22"/>
        </w:rPr>
        <w:t>”</w:t>
      </w:r>
    </w:p>
    <w:p w14:paraId="23F650B7" w14:textId="77777777" w:rsidR="00E9680C" w:rsidRDefault="00E9680C" w:rsidP="00E9680C">
      <w:pPr>
        <w:jc w:val="lowKashida"/>
        <w:rPr>
          <w:rFonts w:asciiTheme="minorBidi" w:hAnsiTheme="minorBidi" w:cstheme="minorBidi"/>
          <w:color w:val="FF0000"/>
          <w:sz w:val="22"/>
          <w:szCs w:val="22"/>
        </w:rPr>
      </w:pPr>
    </w:p>
    <w:p w14:paraId="33E4AF64" w14:textId="77777777" w:rsidR="00E9680C" w:rsidRDefault="00E9680C" w:rsidP="00E9680C">
      <w:pPr>
        <w:jc w:val="lowKashida"/>
        <w:rPr>
          <w:rFonts w:asciiTheme="minorBidi" w:hAnsiTheme="minorBidi" w:cstheme="minorBidi"/>
          <w:color w:val="FF0000"/>
          <w:sz w:val="22"/>
          <w:szCs w:val="22"/>
        </w:rPr>
      </w:pPr>
    </w:p>
    <w:p w14:paraId="3245297E" w14:textId="7FB9DDF4" w:rsidR="00BF2244" w:rsidRDefault="00BF2244" w:rsidP="00E9680C">
      <w:pPr>
        <w:jc w:val="lowKashida"/>
        <w:rPr>
          <w:rFonts w:asciiTheme="minorBidi" w:hAnsiTheme="minorBidi" w:cstheme="minorBidi"/>
          <w:color w:val="000000" w:themeColor="text1"/>
          <w:sz w:val="22"/>
          <w:szCs w:val="22"/>
        </w:rPr>
      </w:pPr>
      <w:r w:rsidRPr="00BF2244">
        <w:rPr>
          <w:rFonts w:asciiTheme="minorBidi" w:hAnsiTheme="minorBidi" w:cstheme="minorBidi"/>
          <w:color w:val="000000" w:themeColor="text1"/>
          <w:sz w:val="22"/>
          <w:szCs w:val="22"/>
        </w:rPr>
        <w:t>3</w:t>
      </w:r>
      <w:r>
        <w:rPr>
          <w:rFonts w:asciiTheme="minorBidi" w:hAnsiTheme="minorBidi" w:cstheme="minorBidi"/>
          <w:color w:val="000000" w:themeColor="text1"/>
          <w:sz w:val="22"/>
          <w:szCs w:val="22"/>
        </w:rPr>
        <w:t>)</w:t>
      </w:r>
      <w:r w:rsidRPr="00BF2244">
        <w:rPr>
          <w:rFonts w:asciiTheme="minorBidi" w:hAnsiTheme="minorBidi" w:cstheme="minorBidi"/>
          <w:color w:val="000000" w:themeColor="text1"/>
          <w:sz w:val="22"/>
          <w:szCs w:val="22"/>
        </w:rPr>
        <w:t xml:space="preserve"> The reported computational efficiency of the proposed method is notable. Nevertheless, a discussion on the scalability of the method would be beneficial. Specifically, information on how computational time scales with the number of proteins or the complexity of the dataset would provide a clearer perspective on the practical applicability of the method in larger and more complex scenarios.</w:t>
      </w:r>
    </w:p>
    <w:p w14:paraId="3D946EF9" w14:textId="77777777" w:rsidR="00BF2244" w:rsidRDefault="00BF2244" w:rsidP="00E9680C">
      <w:pPr>
        <w:jc w:val="lowKashida"/>
        <w:rPr>
          <w:rFonts w:asciiTheme="minorBidi" w:hAnsiTheme="minorBidi" w:cstheme="minorBidi"/>
          <w:color w:val="000000" w:themeColor="text1"/>
          <w:sz w:val="22"/>
          <w:szCs w:val="22"/>
        </w:rPr>
      </w:pPr>
    </w:p>
    <w:p w14:paraId="5689DFB7" w14:textId="5F83A286" w:rsidR="00BF2244" w:rsidRPr="00BF2244" w:rsidRDefault="00BF2244" w:rsidP="00BF2244">
      <w:pPr>
        <w:jc w:val="lowKashida"/>
        <w:rPr>
          <w:rFonts w:asciiTheme="minorBidi" w:hAnsiTheme="minorBidi" w:cstheme="minorBidi"/>
          <w:color w:val="0A2F41" w:themeColor="accent1" w:themeShade="80"/>
          <w:sz w:val="22"/>
          <w:szCs w:val="22"/>
        </w:rPr>
      </w:pPr>
      <w:r w:rsidRPr="00BF2244">
        <w:rPr>
          <w:rFonts w:asciiTheme="minorBidi" w:hAnsiTheme="minorBidi" w:cstheme="minorBidi"/>
          <w:color w:val="0A2F41" w:themeColor="accent1" w:themeShade="80"/>
          <w:sz w:val="22"/>
          <w:szCs w:val="22"/>
        </w:rPr>
        <w:t xml:space="preserve">ANSWER: We appreciate the reviewer’s </w:t>
      </w:r>
      <w:del w:id="56" w:author="Andressoo, Jaan-Olle" w:date="2024-10-24T13:59:00Z">
        <w:r w:rsidRPr="00BF2244" w:rsidDel="002C74AA">
          <w:rPr>
            <w:rFonts w:asciiTheme="minorBidi" w:hAnsiTheme="minorBidi" w:cstheme="minorBidi"/>
            <w:color w:val="0A2F41" w:themeColor="accent1" w:themeShade="80"/>
            <w:sz w:val="22"/>
            <w:szCs w:val="22"/>
          </w:rPr>
          <w:delText>interest in the scalability of our method</w:delText>
        </w:r>
      </w:del>
      <w:ins w:id="57" w:author="Andressoo, Jaan-Olle" w:date="2024-10-24T13:59:00Z">
        <w:r w:rsidR="002C74AA">
          <w:rPr>
            <w:rFonts w:asciiTheme="minorBidi" w:hAnsiTheme="minorBidi" w:cstheme="minorBidi"/>
            <w:color w:val="0A2F41" w:themeColor="accent1" w:themeShade="80"/>
            <w:sz w:val="22"/>
            <w:szCs w:val="22"/>
          </w:rPr>
          <w:t>suggestion</w:t>
        </w:r>
      </w:ins>
      <w:r w:rsidRPr="00BF2244">
        <w:rPr>
          <w:rFonts w:asciiTheme="minorBidi" w:hAnsiTheme="minorBidi" w:cstheme="minorBidi"/>
          <w:color w:val="0A2F41" w:themeColor="accent1" w:themeShade="80"/>
          <w:sz w:val="22"/>
          <w:szCs w:val="22"/>
        </w:rPr>
        <w:t>. To address this, we performed an additional analysis and added the results at page 17</w:t>
      </w:r>
      <w:ins w:id="58" w:author="Andressoo, Jaan-Olle" w:date="2024-10-24T13:59:00Z">
        <w:r w:rsidR="002C74AA">
          <w:rPr>
            <w:rFonts w:asciiTheme="minorBidi" w:hAnsiTheme="minorBidi" w:cstheme="minorBidi"/>
            <w:color w:val="0A2F41" w:themeColor="accent1" w:themeShade="80"/>
            <w:sz w:val="22"/>
            <w:szCs w:val="22"/>
          </w:rPr>
          <w:t xml:space="preserve"> on </w:t>
        </w:r>
      </w:ins>
      <w:ins w:id="59" w:author="Andressoo, Jaan-Olle" w:date="2024-10-24T16:18:00Z">
        <w:r w:rsidR="00AD73C3">
          <w:rPr>
            <w:rFonts w:asciiTheme="minorBidi" w:hAnsiTheme="minorBidi" w:cstheme="minorBidi"/>
            <w:color w:val="0A2F41" w:themeColor="accent1" w:themeShade="80"/>
            <w:sz w:val="22"/>
            <w:szCs w:val="22"/>
          </w:rPr>
          <w:t xml:space="preserve">new </w:t>
        </w:r>
      </w:ins>
      <w:ins w:id="60" w:author="Andressoo, Jaan-Olle" w:date="2024-10-24T13:59:00Z">
        <w:r w:rsidR="002C74AA">
          <w:rPr>
            <w:rFonts w:asciiTheme="minorBidi" w:hAnsiTheme="minorBidi" w:cstheme="minorBidi"/>
            <w:color w:val="0A2F41" w:themeColor="accent1" w:themeShade="80"/>
            <w:sz w:val="22"/>
            <w:szCs w:val="22"/>
          </w:rPr>
          <w:t>Figure 14</w:t>
        </w:r>
      </w:ins>
      <w:r w:rsidRPr="00BF2244">
        <w:rPr>
          <w:rFonts w:asciiTheme="minorBidi" w:hAnsiTheme="minorBidi" w:cstheme="minorBidi"/>
          <w:color w:val="0A2F41" w:themeColor="accent1" w:themeShade="80"/>
          <w:sz w:val="22"/>
          <w:szCs w:val="22"/>
        </w:rPr>
        <w:t>.</w:t>
      </w:r>
    </w:p>
    <w:p w14:paraId="02585191" w14:textId="77777777" w:rsidR="00BF2244" w:rsidRPr="00BF2244" w:rsidRDefault="00BF2244" w:rsidP="00BF2244">
      <w:pPr>
        <w:jc w:val="lowKashida"/>
        <w:rPr>
          <w:rFonts w:asciiTheme="minorBidi" w:hAnsiTheme="minorBidi" w:cstheme="minorBidi"/>
          <w:color w:val="000000" w:themeColor="text1"/>
          <w:sz w:val="22"/>
          <w:szCs w:val="22"/>
        </w:rPr>
      </w:pPr>
    </w:p>
    <w:p w14:paraId="3556EA35" w14:textId="2523418C" w:rsidR="00C507FF" w:rsidRDefault="00C507FF" w:rsidP="00C507FF">
      <w:pPr>
        <w:spacing w:line="360" w:lineRule="auto"/>
        <w:jc w:val="lowKashida"/>
        <w:rPr>
          <w:rFonts w:asciiTheme="minorBidi" w:hAnsiTheme="minorBidi" w:cstheme="minorBidi"/>
          <w:bCs/>
          <w:color w:val="FF0000"/>
          <w:sz w:val="20"/>
          <w:szCs w:val="20"/>
        </w:rPr>
      </w:pPr>
      <w:r w:rsidRPr="003D64E6">
        <w:rPr>
          <w:rFonts w:asciiTheme="minorBidi" w:hAnsiTheme="minorBidi" w:cstheme="minorBidi"/>
          <w:bCs/>
          <w:color w:val="FF0000"/>
          <w:sz w:val="20"/>
          <w:szCs w:val="20"/>
        </w:rPr>
        <w:t>To evaluate the scalability of the CPE method, we performed an additional analysis by randomly selecting protein subsets from the Astral95 dataset, ranging in size from 1,000 to 30,000 proteins (at intervals of 5,000). For each subset, we computed the pairwise distances between proteins using both the CPE and TM-</w:t>
      </w:r>
      <w:proofErr w:type="spellStart"/>
      <w:r w:rsidRPr="003D64E6">
        <w:rPr>
          <w:rFonts w:asciiTheme="minorBidi" w:hAnsiTheme="minorBidi" w:cstheme="minorBidi"/>
          <w:bCs/>
          <w:color w:val="FF0000"/>
          <w:sz w:val="20"/>
          <w:szCs w:val="20"/>
        </w:rPr>
        <w:t>Vec</w:t>
      </w:r>
      <w:proofErr w:type="spellEnd"/>
      <w:r w:rsidRPr="003D64E6">
        <w:rPr>
          <w:rFonts w:asciiTheme="minorBidi" w:hAnsiTheme="minorBidi" w:cstheme="minorBidi"/>
          <w:bCs/>
          <w:color w:val="FF0000"/>
          <w:sz w:val="20"/>
          <w:szCs w:val="20"/>
        </w:rPr>
        <w:t xml:space="preserve"> methods, while also recording the processing time per amino acid. This metric represents the total computation time divided by the cumulative number of amino acids across all analyzed protein domains. As shown in </w:t>
      </w:r>
      <w:r w:rsidRPr="008817AE">
        <w:rPr>
          <w:rFonts w:asciiTheme="minorBidi" w:hAnsiTheme="minorBidi" w:cstheme="minorBidi"/>
          <w:b/>
          <w:color w:val="FF0000"/>
          <w:sz w:val="20"/>
          <w:szCs w:val="20"/>
        </w:rPr>
        <w:t>Fig. 14</w:t>
      </w:r>
      <w:r w:rsidRPr="003D64E6">
        <w:rPr>
          <w:rFonts w:asciiTheme="minorBidi" w:hAnsiTheme="minorBidi" w:cstheme="minorBidi"/>
          <w:bCs/>
          <w:color w:val="FF0000"/>
          <w:sz w:val="20"/>
          <w:szCs w:val="20"/>
        </w:rPr>
        <w:t>, both methods demonstrate a linear increase in computation time per amino acid as the dataset size expands. However, the CPE method exhibits a gentler slope compared to TM-</w:t>
      </w:r>
      <w:proofErr w:type="spellStart"/>
      <w:r w:rsidRPr="003D64E6">
        <w:rPr>
          <w:rFonts w:asciiTheme="minorBidi" w:hAnsiTheme="minorBidi" w:cstheme="minorBidi"/>
          <w:bCs/>
          <w:color w:val="FF0000"/>
          <w:sz w:val="20"/>
          <w:szCs w:val="20"/>
        </w:rPr>
        <w:t>Vec</w:t>
      </w:r>
      <w:proofErr w:type="spellEnd"/>
      <w:r w:rsidRPr="003D64E6">
        <w:rPr>
          <w:rFonts w:asciiTheme="minorBidi" w:hAnsiTheme="minorBidi" w:cstheme="minorBidi"/>
          <w:bCs/>
          <w:color w:val="FF0000"/>
          <w:sz w:val="20"/>
          <w:szCs w:val="20"/>
        </w:rPr>
        <w:t xml:space="preserve">, indicating superior scalability. These findings underscore the efficiency of the CPE method, particularly for handling large, complex datasets, making it </w:t>
      </w:r>
      <w:del w:id="61" w:author="Andressoo, Jaan-Olle" w:date="2024-10-24T16:19:00Z">
        <w:r w:rsidRPr="003D64E6" w:rsidDel="00AD73C3">
          <w:rPr>
            <w:rFonts w:asciiTheme="minorBidi" w:hAnsiTheme="minorBidi" w:cstheme="minorBidi"/>
            <w:bCs/>
            <w:color w:val="FF0000"/>
            <w:sz w:val="20"/>
            <w:szCs w:val="20"/>
          </w:rPr>
          <w:delText xml:space="preserve">highly </w:delText>
        </w:r>
      </w:del>
      <w:r w:rsidRPr="003D64E6">
        <w:rPr>
          <w:rFonts w:asciiTheme="minorBidi" w:hAnsiTheme="minorBidi" w:cstheme="minorBidi"/>
          <w:bCs/>
          <w:color w:val="FF0000"/>
          <w:sz w:val="20"/>
          <w:szCs w:val="20"/>
        </w:rPr>
        <w:t>suitable for high-throughput computational studies.</w:t>
      </w:r>
    </w:p>
    <w:p w14:paraId="5C625177" w14:textId="3367A06D" w:rsidR="00C507FF" w:rsidRDefault="00AE7CFC" w:rsidP="00C507FF">
      <w:pPr>
        <w:jc w:val="center"/>
        <w:rPr>
          <w:rFonts w:asciiTheme="majorBidi" w:hAnsiTheme="majorBidi" w:cstheme="majorBidi"/>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"https://lh7-rt.googleusercontent.com/docsz/AD_4nXdCE_YujpSM4Zz1Aya1NRReTOgaM8f3UaHySWDW2aOrK7gjCffpb5cHKZ4vdhpSYyD2OazYLlDWuijM07ETGADSGiTOvofqX0s-AxXUeuBE0EBYbv3nrM2efd-tOQuYUS8Tmu60H4U25rwAWFYUzyxdym0?key=TFaiXVW5XhwRlL5MgHWPJg"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0BEC4BC" wp14:editId="159CB3CA">
            <wp:extent cx="2367023" cy="2012345"/>
            <wp:effectExtent l="0" t="0" r="0" b="0"/>
            <wp:docPr id="858603040" name="Picture 25" descr="A graph with orange and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03040" name="Picture 25" descr="A graph with orange and purpl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2360" cy="2033886"/>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2DC3732" w14:textId="77777777" w:rsidR="00C507FF" w:rsidRPr="00C507FF" w:rsidRDefault="00C507FF" w:rsidP="00C507FF">
      <w:pPr>
        <w:rPr>
          <w:rFonts w:asciiTheme="majorBidi" w:hAnsiTheme="majorBidi" w:cstheme="majorBidi"/>
          <w:color w:val="FF0000"/>
          <w:sz w:val="20"/>
          <w:szCs w:val="20"/>
        </w:rPr>
      </w:pPr>
      <w:r w:rsidRPr="00C507FF">
        <w:rPr>
          <w:rFonts w:asciiTheme="majorBidi" w:hAnsiTheme="majorBidi" w:cstheme="majorBidi"/>
          <w:b/>
          <w:bCs/>
          <w:color w:val="FF0000"/>
          <w:sz w:val="20"/>
          <w:szCs w:val="20"/>
        </w:rPr>
        <w:t xml:space="preserve">Fig. 14 </w:t>
      </w:r>
      <w:r w:rsidRPr="00C507FF">
        <w:rPr>
          <w:rFonts w:asciiTheme="minorBidi" w:hAnsiTheme="minorBidi" w:cstheme="minorBidi"/>
          <w:b/>
          <w:bCs/>
          <w:iCs/>
          <w:color w:val="FF0000"/>
          <w:sz w:val="20"/>
          <w:szCs w:val="20"/>
        </w:rPr>
        <w:t>|</w:t>
      </w:r>
      <w:r w:rsidRPr="00C507FF">
        <w:rPr>
          <w:rFonts w:asciiTheme="majorBidi" w:hAnsiTheme="majorBidi" w:cstheme="majorBidi"/>
          <w:b/>
          <w:bCs/>
          <w:color w:val="FF0000"/>
          <w:sz w:val="20"/>
          <w:szCs w:val="20"/>
        </w:rPr>
        <w:t xml:space="preserve"> Scalability of CPE and TM-</w:t>
      </w:r>
      <w:proofErr w:type="spellStart"/>
      <w:r w:rsidRPr="00C507FF">
        <w:rPr>
          <w:rFonts w:asciiTheme="majorBidi" w:hAnsiTheme="majorBidi" w:cstheme="majorBidi"/>
          <w:b/>
          <w:bCs/>
          <w:color w:val="FF0000"/>
          <w:sz w:val="20"/>
          <w:szCs w:val="20"/>
        </w:rPr>
        <w:t>Vec</w:t>
      </w:r>
      <w:proofErr w:type="spellEnd"/>
      <w:r w:rsidRPr="00C507FF">
        <w:rPr>
          <w:rFonts w:asciiTheme="majorBidi" w:hAnsiTheme="majorBidi" w:cstheme="majorBidi"/>
          <w:b/>
          <w:bCs/>
          <w:color w:val="FF0000"/>
          <w:sz w:val="20"/>
          <w:szCs w:val="20"/>
        </w:rPr>
        <w:t>.</w:t>
      </w:r>
      <w:r w:rsidRPr="00C507FF">
        <w:rPr>
          <w:rFonts w:asciiTheme="majorBidi" w:hAnsiTheme="majorBidi" w:cstheme="majorBidi"/>
          <w:color w:val="FF0000"/>
          <w:sz w:val="20"/>
          <w:szCs w:val="20"/>
        </w:rPr>
        <w:t xml:space="preserve"> Processing time per amino acid for subsets from the Astral95 dataset, ranging in size from 1,000 to 30,000 proteins (at intervals of 5,000).</w:t>
      </w:r>
    </w:p>
    <w:p w14:paraId="6D8A8995" w14:textId="113DD23D" w:rsidR="00BF2244" w:rsidRDefault="00BF2244" w:rsidP="00E9680C">
      <w:pPr>
        <w:jc w:val="lowKashida"/>
        <w:rPr>
          <w:rFonts w:asciiTheme="minorBidi" w:hAnsiTheme="minorBidi" w:cstheme="minorBidi"/>
          <w:color w:val="000000" w:themeColor="text1"/>
          <w:sz w:val="22"/>
          <w:szCs w:val="22"/>
        </w:rPr>
      </w:pPr>
    </w:p>
    <w:p w14:paraId="58C0489D" w14:textId="77777777" w:rsidR="00AE7CFC" w:rsidRDefault="00AE7CFC" w:rsidP="00590248">
      <w:pPr>
        <w:jc w:val="lowKashida"/>
        <w:rPr>
          <w:rFonts w:asciiTheme="minorBidi" w:hAnsiTheme="minorBidi" w:cstheme="minorBidi"/>
          <w:color w:val="000000" w:themeColor="text1"/>
          <w:sz w:val="22"/>
          <w:szCs w:val="22"/>
        </w:rPr>
      </w:pPr>
    </w:p>
    <w:p w14:paraId="4273AE3E" w14:textId="638AA3F1"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t>4</w:t>
      </w:r>
      <w:r w:rsidR="00AE7CFC">
        <w:rPr>
          <w:rFonts w:asciiTheme="minorBidi" w:hAnsiTheme="minorBidi" w:cstheme="minorBidi"/>
          <w:color w:val="000000" w:themeColor="text1"/>
          <w:sz w:val="22"/>
          <w:szCs w:val="22"/>
        </w:rPr>
        <w:t>)</w:t>
      </w:r>
      <w:r w:rsidRPr="00590248">
        <w:rPr>
          <w:rFonts w:asciiTheme="minorBidi" w:hAnsiTheme="minorBidi" w:cstheme="minorBidi"/>
          <w:color w:val="000000" w:themeColor="text1"/>
          <w:sz w:val="22"/>
          <w:szCs w:val="22"/>
        </w:rPr>
        <w:t xml:space="preserve"> The results indicate that the energy profile-based model effectively reconstructs the phylogenetic tree. To strengthen these findings, the inclusion of statistical validation measures, such as confidence intervals or statistical significance tests, would be valuable. This addition would provide more robust </w:t>
      </w:r>
      <w:proofErr w:type="spellStart"/>
      <w:r w:rsidRPr="00590248">
        <w:rPr>
          <w:rFonts w:asciiTheme="minorBidi" w:hAnsiTheme="minorBidi" w:cstheme="minorBidi"/>
          <w:color w:val="000000" w:themeColor="text1"/>
          <w:sz w:val="22"/>
          <w:szCs w:val="22"/>
        </w:rPr>
        <w:t>supporkflow</w:t>
      </w:r>
      <w:proofErr w:type="spellEnd"/>
      <w:r w:rsidRPr="00590248">
        <w:rPr>
          <w:rFonts w:asciiTheme="minorBidi" w:hAnsiTheme="minorBidi" w:cstheme="minorBidi"/>
          <w:color w:val="000000" w:themeColor="text1"/>
          <w:sz w:val="22"/>
          <w:szCs w:val="22"/>
        </w:rPr>
        <w:t xml:space="preserve"> to the full SARS-CoV-2 or for the accuracy of the phylogenetic reconstructions.</w:t>
      </w:r>
    </w:p>
    <w:p w14:paraId="6AF06BAB" w14:textId="77777777" w:rsidR="00590248" w:rsidRPr="00590248" w:rsidRDefault="00590248" w:rsidP="00590248">
      <w:pPr>
        <w:jc w:val="lowKashida"/>
        <w:rPr>
          <w:rFonts w:asciiTheme="minorBidi" w:hAnsiTheme="minorBidi" w:cstheme="minorBidi"/>
          <w:color w:val="000000" w:themeColor="text1"/>
          <w:sz w:val="22"/>
          <w:szCs w:val="22"/>
        </w:rPr>
      </w:pPr>
    </w:p>
    <w:p w14:paraId="245F7596" w14:textId="48EF36DA" w:rsidR="00590248" w:rsidRPr="00590248" w:rsidRDefault="00AE7CFC" w:rsidP="00590248">
      <w:pPr>
        <w:jc w:val="lowKashida"/>
        <w:rPr>
          <w:rFonts w:asciiTheme="minorBidi" w:hAnsiTheme="minorBidi" w:cstheme="minorBidi"/>
          <w:color w:val="0A2F41" w:themeColor="accent1" w:themeShade="80"/>
          <w:sz w:val="22"/>
          <w:szCs w:val="22"/>
        </w:rPr>
      </w:pPr>
      <w:r w:rsidRPr="00AE7CFC">
        <w:rPr>
          <w:rFonts w:asciiTheme="minorBidi" w:hAnsiTheme="minorBidi" w:cstheme="minorBidi"/>
          <w:color w:val="0A2F41" w:themeColor="accent1" w:themeShade="80"/>
          <w:sz w:val="22"/>
          <w:szCs w:val="22"/>
        </w:rPr>
        <w:lastRenderedPageBreak/>
        <w:t xml:space="preserve">ANSWER: </w:t>
      </w:r>
      <w:ins w:id="62" w:author="Andressoo, Jaan-Olle" w:date="2024-10-24T16:21:00Z">
        <w:r w:rsidR="00AD73C3">
          <w:rPr>
            <w:rFonts w:asciiTheme="minorBidi" w:hAnsiTheme="minorBidi" w:cstheme="minorBidi"/>
            <w:color w:val="0A2F41" w:themeColor="accent1" w:themeShade="80"/>
            <w:sz w:val="22"/>
            <w:szCs w:val="22"/>
          </w:rPr>
          <w:t xml:space="preserve">We </w:t>
        </w:r>
      </w:ins>
      <w:ins w:id="63" w:author="Andressoo, Jaan-Olle" w:date="2024-10-24T16:22:00Z">
        <w:r w:rsidR="00AD73C3">
          <w:rPr>
            <w:rFonts w:asciiTheme="minorBidi" w:hAnsiTheme="minorBidi" w:cstheme="minorBidi"/>
            <w:color w:val="0A2F41" w:themeColor="accent1" w:themeShade="80"/>
            <w:sz w:val="22"/>
            <w:szCs w:val="22"/>
          </w:rPr>
          <w:t>agree.</w:t>
        </w:r>
      </w:ins>
      <w:del w:id="64" w:author="Andressoo, Jaan-Olle" w:date="2024-10-24T16:21:00Z">
        <w:r w:rsidR="00590248" w:rsidRPr="00590248" w:rsidDel="00AD73C3">
          <w:rPr>
            <w:rFonts w:asciiTheme="minorBidi" w:hAnsiTheme="minorBidi" w:cstheme="minorBidi"/>
            <w:color w:val="0A2F41" w:themeColor="accent1" w:themeShade="80"/>
            <w:sz w:val="22"/>
            <w:szCs w:val="22"/>
          </w:rPr>
          <w:delText>T</w:delText>
        </w:r>
      </w:del>
      <w:del w:id="65" w:author="Andressoo, Jaan-Olle" w:date="2024-10-24T16:22:00Z">
        <w:r w:rsidR="00590248" w:rsidRPr="00590248" w:rsidDel="00AD73C3">
          <w:rPr>
            <w:rFonts w:asciiTheme="minorBidi" w:hAnsiTheme="minorBidi" w:cstheme="minorBidi"/>
            <w:color w:val="0A2F41" w:themeColor="accent1" w:themeShade="80"/>
            <w:sz w:val="22"/>
            <w:szCs w:val="22"/>
          </w:rPr>
          <w:delText>hank you for your insightful feedback</w:delText>
        </w:r>
      </w:del>
      <w:r w:rsidR="00590248" w:rsidRPr="00590248">
        <w:rPr>
          <w:rFonts w:asciiTheme="minorBidi" w:hAnsiTheme="minorBidi" w:cstheme="minorBidi"/>
          <w:color w:val="0A2F41" w:themeColor="accent1" w:themeShade="80"/>
          <w:sz w:val="22"/>
          <w:szCs w:val="22"/>
        </w:rPr>
        <w:t>. In response</w:t>
      </w:r>
      <w:del w:id="66" w:author="Andressoo, Jaan-Olle" w:date="2024-10-24T16:22:00Z">
        <w:r w:rsidR="00590248" w:rsidRPr="00590248" w:rsidDel="00AD73C3">
          <w:rPr>
            <w:rFonts w:asciiTheme="minorBidi" w:hAnsiTheme="minorBidi" w:cstheme="minorBidi"/>
            <w:color w:val="0A2F41" w:themeColor="accent1" w:themeShade="80"/>
            <w:sz w:val="22"/>
            <w:szCs w:val="22"/>
          </w:rPr>
          <w:delText xml:space="preserve"> to your suggestion,</w:delText>
        </w:r>
      </w:del>
      <w:r w:rsidR="00590248" w:rsidRPr="00590248">
        <w:rPr>
          <w:rFonts w:asciiTheme="minorBidi" w:hAnsiTheme="minorBidi" w:cstheme="minorBidi"/>
          <w:color w:val="0A2F41" w:themeColor="accent1" w:themeShade="80"/>
          <w:sz w:val="22"/>
          <w:szCs w:val="22"/>
        </w:rPr>
        <w:t xml:space="preserve"> we have implemented a bootstrap analysis with B = 100 replicates to assess the robustness of the phylogenetic tree reconstructions using the CPE, SPE, TM-</w:t>
      </w:r>
      <w:proofErr w:type="spellStart"/>
      <w:r w:rsidR="00590248" w:rsidRPr="00590248">
        <w:rPr>
          <w:rFonts w:asciiTheme="minorBidi" w:hAnsiTheme="minorBidi" w:cstheme="minorBidi"/>
          <w:color w:val="0A2F41" w:themeColor="accent1" w:themeShade="80"/>
          <w:sz w:val="22"/>
          <w:szCs w:val="22"/>
        </w:rPr>
        <w:t>Vec</w:t>
      </w:r>
      <w:proofErr w:type="spellEnd"/>
      <w:r w:rsidR="00590248" w:rsidRPr="00590248">
        <w:rPr>
          <w:rFonts w:asciiTheme="minorBidi" w:hAnsiTheme="minorBidi" w:cstheme="minorBidi"/>
          <w:color w:val="0A2F41" w:themeColor="accent1" w:themeShade="80"/>
          <w:sz w:val="22"/>
          <w:szCs w:val="22"/>
        </w:rPr>
        <w:t xml:space="preserve">, and MSA methods. Additionally, we calculated confidence intervals to statistically validate the accuracy of our results. The bootstrap analysis and confidence intervals for the main branches that distinguish the three species are now presented in the relevant figures within the manuscript, providing stronger evidence for the reliability of the energy profile-based model in reconstructing phylogenetic trees. We have also updated Section 3.5 to address this requirement. The complete bootstrap results for all branches can be found in </w:t>
      </w:r>
      <w:ins w:id="67" w:author="Andressoo, Jaan-Olle" w:date="2024-10-24T16:23:00Z">
        <w:r w:rsidR="00AD73C3">
          <w:rPr>
            <w:rFonts w:asciiTheme="minorBidi" w:hAnsiTheme="minorBidi" w:cstheme="minorBidi"/>
            <w:color w:val="0A2F41" w:themeColor="accent1" w:themeShade="80"/>
            <w:sz w:val="22"/>
            <w:szCs w:val="22"/>
          </w:rPr>
          <w:t xml:space="preserve">new </w:t>
        </w:r>
      </w:ins>
      <w:r w:rsidR="00590248" w:rsidRPr="00590248">
        <w:rPr>
          <w:rFonts w:asciiTheme="minorBidi" w:hAnsiTheme="minorBidi" w:cstheme="minorBidi"/>
          <w:color w:val="0A2F41" w:themeColor="accent1" w:themeShade="80"/>
          <w:sz w:val="22"/>
          <w:szCs w:val="22"/>
        </w:rPr>
        <w:t xml:space="preserve">Supplementary Figures S2-S5. We hope these revisions address </w:t>
      </w:r>
      <w:del w:id="68" w:author="Andressoo, Jaan-Olle" w:date="2024-10-24T16:23:00Z">
        <w:r w:rsidR="00590248" w:rsidRPr="00590248" w:rsidDel="00AD73C3">
          <w:rPr>
            <w:rFonts w:asciiTheme="minorBidi" w:hAnsiTheme="minorBidi" w:cstheme="minorBidi"/>
            <w:color w:val="0A2F41" w:themeColor="accent1" w:themeShade="80"/>
            <w:sz w:val="22"/>
            <w:szCs w:val="22"/>
          </w:rPr>
          <w:delText xml:space="preserve">your </w:delText>
        </w:r>
      </w:del>
      <w:ins w:id="69" w:author="Andressoo, Jaan-Olle" w:date="2024-10-24T16:23:00Z">
        <w:r w:rsidR="00AD73C3">
          <w:rPr>
            <w:rFonts w:asciiTheme="minorBidi" w:hAnsiTheme="minorBidi" w:cstheme="minorBidi"/>
            <w:color w:val="0A2F41" w:themeColor="accent1" w:themeShade="80"/>
            <w:sz w:val="22"/>
            <w:szCs w:val="22"/>
          </w:rPr>
          <w:t>the reviewers</w:t>
        </w:r>
        <w:r w:rsidR="00AD73C3" w:rsidRPr="00590248">
          <w:rPr>
            <w:rFonts w:asciiTheme="minorBidi" w:hAnsiTheme="minorBidi" w:cstheme="minorBidi"/>
            <w:color w:val="0A2F41" w:themeColor="accent1" w:themeShade="80"/>
            <w:sz w:val="22"/>
            <w:szCs w:val="22"/>
          </w:rPr>
          <w:t xml:space="preserve"> </w:t>
        </w:r>
      </w:ins>
      <w:del w:id="70" w:author="Andressoo, Jaan-Olle" w:date="2024-10-24T16:23:00Z">
        <w:r w:rsidR="00590248" w:rsidRPr="00590248" w:rsidDel="00AD73C3">
          <w:rPr>
            <w:rFonts w:asciiTheme="minorBidi" w:hAnsiTheme="minorBidi" w:cstheme="minorBidi"/>
            <w:color w:val="0A2F41" w:themeColor="accent1" w:themeShade="80"/>
            <w:sz w:val="22"/>
            <w:szCs w:val="22"/>
          </w:rPr>
          <w:delText xml:space="preserve">concerns </w:delText>
        </w:r>
      </w:del>
      <w:ins w:id="71" w:author="Andressoo, Jaan-Olle" w:date="2024-10-24T16:23:00Z">
        <w:r w:rsidR="00AD73C3">
          <w:rPr>
            <w:rFonts w:asciiTheme="minorBidi" w:hAnsiTheme="minorBidi" w:cstheme="minorBidi"/>
            <w:color w:val="0A2F41" w:themeColor="accent1" w:themeShade="80"/>
            <w:sz w:val="22"/>
            <w:szCs w:val="22"/>
          </w:rPr>
          <w:t>suggestion</w:t>
        </w:r>
        <w:r w:rsidR="00AD73C3" w:rsidRPr="00590248">
          <w:rPr>
            <w:rFonts w:asciiTheme="minorBidi" w:hAnsiTheme="minorBidi" w:cstheme="minorBidi"/>
            <w:color w:val="0A2F41" w:themeColor="accent1" w:themeShade="80"/>
            <w:sz w:val="22"/>
            <w:szCs w:val="22"/>
          </w:rPr>
          <w:t xml:space="preserve"> </w:t>
        </w:r>
      </w:ins>
      <w:r w:rsidR="00590248" w:rsidRPr="00590248">
        <w:rPr>
          <w:rFonts w:asciiTheme="minorBidi" w:hAnsiTheme="minorBidi" w:cstheme="minorBidi"/>
          <w:color w:val="0A2F41" w:themeColor="accent1" w:themeShade="80"/>
          <w:sz w:val="22"/>
          <w:szCs w:val="22"/>
        </w:rPr>
        <w:t xml:space="preserve">and </w:t>
      </w:r>
      <w:del w:id="72" w:author="Andressoo, Jaan-Olle" w:date="2024-10-24T16:24:00Z">
        <w:r w:rsidR="00590248" w:rsidRPr="00590248" w:rsidDel="00AD73C3">
          <w:rPr>
            <w:rFonts w:asciiTheme="minorBidi" w:hAnsiTheme="minorBidi" w:cstheme="minorBidi"/>
            <w:color w:val="0A2F41" w:themeColor="accent1" w:themeShade="80"/>
            <w:sz w:val="22"/>
            <w:szCs w:val="22"/>
          </w:rPr>
          <w:delText xml:space="preserve">further </w:delText>
        </w:r>
      </w:del>
      <w:r w:rsidR="00590248" w:rsidRPr="00590248">
        <w:rPr>
          <w:rFonts w:asciiTheme="minorBidi" w:hAnsiTheme="minorBidi" w:cstheme="minorBidi"/>
          <w:color w:val="0A2F41" w:themeColor="accent1" w:themeShade="80"/>
          <w:sz w:val="22"/>
          <w:szCs w:val="22"/>
        </w:rPr>
        <w:t xml:space="preserve">strengthen </w:t>
      </w:r>
      <w:del w:id="73" w:author="Andressoo, Jaan-Olle" w:date="2024-10-24T16:24:00Z">
        <w:r w:rsidR="00590248" w:rsidRPr="00590248" w:rsidDel="00AD73C3">
          <w:rPr>
            <w:rFonts w:asciiTheme="minorBidi" w:hAnsiTheme="minorBidi" w:cstheme="minorBidi"/>
            <w:color w:val="0A2F41" w:themeColor="accent1" w:themeShade="80"/>
            <w:sz w:val="22"/>
            <w:szCs w:val="22"/>
          </w:rPr>
          <w:delText xml:space="preserve">the robustness of </w:delText>
        </w:r>
      </w:del>
      <w:r w:rsidR="00590248" w:rsidRPr="00590248">
        <w:rPr>
          <w:rFonts w:asciiTheme="minorBidi" w:hAnsiTheme="minorBidi" w:cstheme="minorBidi"/>
          <w:color w:val="0A2F41" w:themeColor="accent1" w:themeShade="80"/>
          <w:sz w:val="22"/>
          <w:szCs w:val="22"/>
        </w:rPr>
        <w:t>our findings.</w:t>
      </w:r>
    </w:p>
    <w:p w14:paraId="7D2EB5B5" w14:textId="77777777" w:rsidR="00590248" w:rsidRPr="00590248" w:rsidRDefault="00590248" w:rsidP="00590248">
      <w:pPr>
        <w:jc w:val="lowKashida"/>
        <w:rPr>
          <w:rFonts w:asciiTheme="minorBidi" w:hAnsiTheme="minorBidi" w:cstheme="minorBidi"/>
          <w:color w:val="000000" w:themeColor="text1"/>
          <w:sz w:val="22"/>
          <w:szCs w:val="22"/>
        </w:rPr>
      </w:pPr>
    </w:p>
    <w:p w14:paraId="03FDE621" w14:textId="1E1DE473"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t>5</w:t>
      </w:r>
      <w:r w:rsidR="00D053FA">
        <w:rPr>
          <w:rFonts w:asciiTheme="minorBidi" w:hAnsiTheme="minorBidi" w:cstheme="minorBidi"/>
          <w:color w:val="000000" w:themeColor="text1"/>
          <w:sz w:val="22"/>
          <w:szCs w:val="22"/>
        </w:rPr>
        <w:t>)</w:t>
      </w:r>
      <w:r w:rsidRPr="00590248">
        <w:rPr>
          <w:rFonts w:asciiTheme="minorBidi" w:hAnsiTheme="minorBidi" w:cstheme="minorBidi"/>
          <w:color w:val="000000" w:themeColor="text1"/>
          <w:sz w:val="22"/>
          <w:szCs w:val="22"/>
        </w:rPr>
        <w:t xml:space="preserve"> The manuscript reports a discrepancy between the text and Table 1 regarding the accuracy and computation time of the 1-NN classifier based on the distance between profiles' energy (CPE). The text states an accuracy of 97% and a computation time of approximately 3 minutes, whereas Table 1 shows an accuracy of 100% and a computation time of 1 second. The authors should reconcile this discrepancy to ensure consistency and accuracy in the reporting of results.</w:t>
      </w:r>
    </w:p>
    <w:p w14:paraId="3E723FC1" w14:textId="77777777" w:rsidR="00590248" w:rsidRPr="00590248" w:rsidRDefault="00590248" w:rsidP="00590248">
      <w:pPr>
        <w:jc w:val="lowKashida"/>
        <w:rPr>
          <w:rFonts w:asciiTheme="minorBidi" w:hAnsiTheme="minorBidi" w:cstheme="minorBidi"/>
          <w:color w:val="000000" w:themeColor="text1"/>
          <w:sz w:val="22"/>
          <w:szCs w:val="22"/>
        </w:rPr>
      </w:pPr>
    </w:p>
    <w:p w14:paraId="400498B1" w14:textId="2A7098E8" w:rsidR="00590248" w:rsidRPr="007252AF" w:rsidRDefault="006E4380" w:rsidP="00590248">
      <w:pPr>
        <w:jc w:val="lowKashida"/>
        <w:rPr>
          <w:rFonts w:asciiTheme="minorBidi" w:hAnsiTheme="minorBidi" w:cstheme="minorBidi"/>
          <w:color w:val="074F6A" w:themeColor="accent4" w:themeShade="80"/>
          <w:sz w:val="22"/>
          <w:szCs w:val="22"/>
        </w:rPr>
      </w:pPr>
      <w:r w:rsidRPr="007252AF">
        <w:rPr>
          <w:rFonts w:asciiTheme="minorBidi" w:hAnsiTheme="minorBidi" w:cstheme="minorBidi"/>
          <w:color w:val="074F6A" w:themeColor="accent4" w:themeShade="80"/>
          <w:sz w:val="22"/>
          <w:szCs w:val="22"/>
        </w:rPr>
        <w:t>ANSWER:</w:t>
      </w:r>
      <w:r w:rsidR="00590248" w:rsidRPr="00590248">
        <w:rPr>
          <w:rFonts w:asciiTheme="minorBidi" w:hAnsiTheme="minorBidi" w:cstheme="minorBidi"/>
          <w:color w:val="074F6A" w:themeColor="accent4" w:themeShade="80"/>
          <w:sz w:val="22"/>
          <w:szCs w:val="22"/>
        </w:rPr>
        <w:t xml:space="preserve"> </w:t>
      </w:r>
      <w:ins w:id="74" w:author="Andressoo, Jaan-Olle" w:date="2024-10-24T16:25:00Z">
        <w:r w:rsidR="00AD73C3">
          <w:rPr>
            <w:rFonts w:asciiTheme="minorBidi" w:hAnsiTheme="minorBidi" w:cstheme="minorBidi"/>
            <w:color w:val="074F6A" w:themeColor="accent4" w:themeShade="80"/>
            <w:sz w:val="22"/>
            <w:szCs w:val="22"/>
          </w:rPr>
          <w:t xml:space="preserve">We would like to thank the reviewer for the </w:t>
        </w:r>
        <w:proofErr w:type="spellStart"/>
        <w:r w:rsidR="00AD73C3">
          <w:rPr>
            <w:rFonts w:asciiTheme="minorBidi" w:hAnsiTheme="minorBidi" w:cstheme="minorBidi"/>
            <w:color w:val="074F6A" w:themeColor="accent4" w:themeShade="80"/>
            <w:sz w:val="22"/>
            <w:szCs w:val="22"/>
          </w:rPr>
          <w:t>rigour</w:t>
        </w:r>
        <w:proofErr w:type="spellEnd"/>
        <w:r w:rsidR="00AD73C3">
          <w:rPr>
            <w:rFonts w:asciiTheme="minorBidi" w:hAnsiTheme="minorBidi" w:cstheme="minorBidi"/>
            <w:color w:val="074F6A" w:themeColor="accent4" w:themeShade="80"/>
            <w:sz w:val="22"/>
            <w:szCs w:val="22"/>
          </w:rPr>
          <w:t xml:space="preserve">. </w:t>
        </w:r>
      </w:ins>
      <w:del w:id="75" w:author="Andressoo, Jaan-Olle" w:date="2024-10-24T16:25:00Z">
        <w:r w:rsidR="00590248" w:rsidRPr="00590248" w:rsidDel="00AD73C3">
          <w:rPr>
            <w:rFonts w:asciiTheme="minorBidi" w:hAnsiTheme="minorBidi" w:cstheme="minorBidi"/>
            <w:color w:val="074F6A" w:themeColor="accent4" w:themeShade="80"/>
            <w:sz w:val="22"/>
            <w:szCs w:val="22"/>
          </w:rPr>
          <w:delText>Thank you for bringing this discrepancy to our attention. We have reviewed the text and Table 1 to ensure consistency in the reporting of the results. Upon revisiting our analysis, w</w:delText>
        </w:r>
      </w:del>
      <w:ins w:id="76" w:author="Andressoo, Jaan-Olle" w:date="2024-10-24T16:25:00Z">
        <w:r w:rsidR="00AD73C3">
          <w:rPr>
            <w:rFonts w:asciiTheme="minorBidi" w:hAnsiTheme="minorBidi" w:cstheme="minorBidi"/>
            <w:color w:val="074F6A" w:themeColor="accent4" w:themeShade="80"/>
            <w:sz w:val="22"/>
            <w:szCs w:val="22"/>
          </w:rPr>
          <w:t>W</w:t>
        </w:r>
      </w:ins>
      <w:r w:rsidR="00590248" w:rsidRPr="00590248">
        <w:rPr>
          <w:rFonts w:asciiTheme="minorBidi" w:hAnsiTheme="minorBidi" w:cstheme="minorBidi"/>
          <w:color w:val="074F6A" w:themeColor="accent4" w:themeShade="80"/>
          <w:sz w:val="22"/>
          <w:szCs w:val="22"/>
        </w:rPr>
        <w:t xml:space="preserve">e confirm that the correct accuracy for the 1-NN classifier based on the distance between profiles' energy (CPE) is indeed </w:t>
      </w:r>
      <w:r w:rsidR="00590248" w:rsidRPr="00590248">
        <w:rPr>
          <w:rFonts w:asciiTheme="minorBidi" w:hAnsiTheme="minorBidi" w:cstheme="minorBidi"/>
          <w:b/>
          <w:bCs/>
          <w:color w:val="074F6A" w:themeColor="accent4" w:themeShade="80"/>
          <w:sz w:val="22"/>
          <w:szCs w:val="22"/>
        </w:rPr>
        <w:t>100%</w:t>
      </w:r>
      <w:r w:rsidR="00590248" w:rsidRPr="00590248">
        <w:rPr>
          <w:rFonts w:asciiTheme="minorBidi" w:hAnsiTheme="minorBidi" w:cstheme="minorBidi"/>
          <w:color w:val="074F6A" w:themeColor="accent4" w:themeShade="80"/>
          <w:sz w:val="22"/>
          <w:szCs w:val="22"/>
        </w:rPr>
        <w:t xml:space="preserve">, and the computation time is </w:t>
      </w:r>
      <w:r w:rsidR="00590248" w:rsidRPr="00590248">
        <w:rPr>
          <w:rFonts w:asciiTheme="minorBidi" w:hAnsiTheme="minorBidi" w:cstheme="minorBidi"/>
          <w:b/>
          <w:bCs/>
          <w:color w:val="074F6A" w:themeColor="accent4" w:themeShade="80"/>
          <w:sz w:val="22"/>
          <w:szCs w:val="22"/>
        </w:rPr>
        <w:t>1 second</w:t>
      </w:r>
      <w:r w:rsidR="00590248" w:rsidRPr="00590248">
        <w:rPr>
          <w:rFonts w:asciiTheme="minorBidi" w:hAnsiTheme="minorBidi" w:cstheme="minorBidi"/>
          <w:color w:val="074F6A" w:themeColor="accent4" w:themeShade="80"/>
          <w:sz w:val="22"/>
          <w:szCs w:val="22"/>
        </w:rPr>
        <w:t>, as correctly indicated in Table 1. The previously mentioned accuracy of 97% and computation time of approximately 3 minutes in the text was an error</w:t>
      </w:r>
      <w:ins w:id="77" w:author="Andressoo, Jaan-Olle" w:date="2024-10-24T16:26:00Z">
        <w:r w:rsidR="00AD73C3">
          <w:rPr>
            <w:rFonts w:asciiTheme="minorBidi" w:hAnsiTheme="minorBidi" w:cstheme="minorBidi"/>
            <w:color w:val="074F6A" w:themeColor="accent4" w:themeShade="80"/>
            <w:sz w:val="22"/>
            <w:szCs w:val="22"/>
          </w:rPr>
          <w:t xml:space="preserve"> and we apologize for that</w:t>
        </w:r>
      </w:ins>
      <w:r w:rsidR="00590248" w:rsidRPr="00590248">
        <w:rPr>
          <w:rFonts w:asciiTheme="minorBidi" w:hAnsiTheme="minorBidi" w:cstheme="minorBidi"/>
          <w:color w:val="074F6A" w:themeColor="accent4" w:themeShade="80"/>
          <w:sz w:val="22"/>
          <w:szCs w:val="22"/>
        </w:rPr>
        <w:t>. We have now updated the text (Page 8) to reflect the correct values as presented in Table 1</w:t>
      </w:r>
      <w:del w:id="78" w:author="Andressoo, Jaan-Olle" w:date="2024-10-24T16:27:00Z">
        <w:r w:rsidR="00590248" w:rsidRPr="00590248" w:rsidDel="00AD73C3">
          <w:rPr>
            <w:rFonts w:asciiTheme="minorBidi" w:hAnsiTheme="minorBidi" w:cstheme="minorBidi"/>
            <w:color w:val="074F6A" w:themeColor="accent4" w:themeShade="80"/>
            <w:sz w:val="22"/>
            <w:szCs w:val="22"/>
          </w:rPr>
          <w:delText>.</w:delText>
        </w:r>
      </w:del>
      <w:r w:rsidR="00590248" w:rsidRPr="00590248">
        <w:rPr>
          <w:rFonts w:asciiTheme="minorBidi" w:hAnsiTheme="minorBidi" w:cstheme="minorBidi"/>
          <w:color w:val="074F6A" w:themeColor="accent4" w:themeShade="80"/>
          <w:sz w:val="22"/>
          <w:szCs w:val="22"/>
        </w:rPr>
        <w:t xml:space="preserve"> </w:t>
      </w:r>
      <w:del w:id="79" w:author="Andressoo, Jaan-Olle" w:date="2024-10-24T16:26:00Z">
        <w:r w:rsidR="00590248" w:rsidRPr="00590248" w:rsidDel="00AD73C3">
          <w:rPr>
            <w:rFonts w:asciiTheme="minorBidi" w:hAnsiTheme="minorBidi" w:cstheme="minorBidi"/>
            <w:color w:val="074F6A" w:themeColor="accent4" w:themeShade="80"/>
            <w:sz w:val="22"/>
            <w:szCs w:val="22"/>
          </w:rPr>
          <w:delText>We apologize for the oversight and have made the necessary corrections to maintain consistency and accuracy throughout the manuscript.</w:delText>
        </w:r>
      </w:del>
    </w:p>
    <w:p w14:paraId="16B1142B" w14:textId="77777777" w:rsidR="007252AF" w:rsidRDefault="007252AF" w:rsidP="00590248">
      <w:pPr>
        <w:jc w:val="lowKashida"/>
        <w:rPr>
          <w:rFonts w:asciiTheme="minorBidi" w:hAnsiTheme="minorBidi" w:cstheme="minorBidi"/>
          <w:color w:val="000000" w:themeColor="text1"/>
          <w:sz w:val="22"/>
          <w:szCs w:val="22"/>
        </w:rPr>
      </w:pPr>
    </w:p>
    <w:p w14:paraId="4689B341" w14:textId="3551807E" w:rsidR="008620F9" w:rsidRPr="00590248" w:rsidRDefault="008620F9" w:rsidP="008620F9">
      <w:pPr>
        <w:pBdr>
          <w:top w:val="nil"/>
          <w:left w:val="nil"/>
          <w:bottom w:val="nil"/>
          <w:right w:val="nil"/>
          <w:between w:val="nil"/>
        </w:pBdr>
        <w:spacing w:after="200"/>
        <w:jc w:val="lowKashida"/>
        <w:rPr>
          <w:rFonts w:asciiTheme="minorBidi" w:hAnsiTheme="minorBidi" w:cstheme="minorBidi"/>
          <w:iCs/>
          <w:color w:val="FF0000"/>
          <w:sz w:val="20"/>
          <w:szCs w:val="20"/>
        </w:rPr>
      </w:pPr>
      <w:r w:rsidRPr="00AE5217">
        <w:rPr>
          <w:rFonts w:asciiTheme="minorBidi" w:hAnsiTheme="minorBidi" w:cstheme="minorBidi"/>
          <w:b/>
          <w:bCs/>
          <w:iCs/>
          <w:color w:val="FF0000"/>
          <w:sz w:val="20"/>
          <w:szCs w:val="20"/>
        </w:rPr>
        <w:t>Table 1 |</w:t>
      </w:r>
      <w:r w:rsidRPr="00AE5217">
        <w:rPr>
          <w:rFonts w:asciiTheme="minorBidi" w:hAnsiTheme="minorBidi" w:cstheme="minorBidi"/>
          <w:iCs/>
          <w:color w:val="FF0000"/>
          <w:sz w:val="20"/>
          <w:szCs w:val="20"/>
        </w:rPr>
        <w:t xml:space="preserve"> The accuracy and computation time for 1-NN classifier based on GR-Align, RMSD, TM-score, Yau-</w:t>
      </w:r>
      <w:proofErr w:type="spellStart"/>
      <w:r w:rsidRPr="00AE5217">
        <w:rPr>
          <w:rFonts w:asciiTheme="minorBidi" w:hAnsiTheme="minorBidi" w:cstheme="minorBidi"/>
          <w:iCs/>
          <w:color w:val="FF0000"/>
          <w:sz w:val="20"/>
          <w:szCs w:val="20"/>
        </w:rPr>
        <w:t>Hausdorff</w:t>
      </w:r>
      <w:proofErr w:type="spellEnd"/>
      <w:r w:rsidRPr="00AE5217">
        <w:rPr>
          <w:rFonts w:asciiTheme="minorBidi" w:hAnsiTheme="minorBidi" w:cstheme="minorBidi"/>
          <w:iCs/>
          <w:color w:val="FF0000"/>
          <w:sz w:val="20"/>
          <w:szCs w:val="20"/>
        </w:rPr>
        <w:t xml:space="preserve"> distance, TM-</w:t>
      </w:r>
      <w:proofErr w:type="spellStart"/>
      <w:r w:rsidRPr="00AE5217">
        <w:rPr>
          <w:rFonts w:asciiTheme="minorBidi" w:hAnsiTheme="minorBidi" w:cstheme="minorBidi"/>
          <w:iCs/>
          <w:color w:val="FF0000"/>
          <w:sz w:val="20"/>
          <w:szCs w:val="20"/>
        </w:rPr>
        <w:t>Vec</w:t>
      </w:r>
      <w:proofErr w:type="spellEnd"/>
      <w:r w:rsidRPr="00AE5217">
        <w:rPr>
          <w:rFonts w:asciiTheme="minorBidi" w:hAnsiTheme="minorBidi" w:cstheme="minorBidi"/>
          <w:iCs/>
          <w:color w:val="FF0000"/>
          <w:sz w:val="20"/>
          <w:szCs w:val="20"/>
        </w:rPr>
        <w:t>, and the distance between profiles of energy SPE and CPE as a measure of protein dissimilarity.</w:t>
      </w:r>
    </w:p>
    <w:tbl>
      <w:tblPr>
        <w:tblW w:w="0" w:type="auto"/>
        <w:jc w:val="center"/>
        <w:tblCellMar>
          <w:top w:w="15" w:type="dxa"/>
          <w:left w:w="15" w:type="dxa"/>
          <w:bottom w:w="15" w:type="dxa"/>
          <w:right w:w="15" w:type="dxa"/>
        </w:tblCellMar>
        <w:tblLook w:val="04A0" w:firstRow="1" w:lastRow="0" w:firstColumn="1" w:lastColumn="0" w:noHBand="0" w:noVBand="1"/>
      </w:tblPr>
      <w:tblGrid>
        <w:gridCol w:w="1979"/>
        <w:gridCol w:w="1101"/>
        <w:gridCol w:w="1134"/>
      </w:tblGrid>
      <w:tr w:rsidR="00590248" w:rsidRPr="00590248" w14:paraId="1E45DAD5"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0B62A661"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Method</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295962D"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Accuracy</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FAF2C5E"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Time</w:t>
            </w:r>
          </w:p>
        </w:tc>
      </w:tr>
      <w:tr w:rsidR="00590248" w:rsidRPr="00590248" w14:paraId="419C1BC0" w14:textId="77777777" w:rsidTr="008620F9">
        <w:trPr>
          <w:trHeight w:val="364"/>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78E8D832"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GR-Align</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7BAE68F"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62.3%</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782BC11B"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2 min</w:t>
            </w:r>
          </w:p>
        </w:tc>
      </w:tr>
      <w:tr w:rsidR="00590248" w:rsidRPr="00590248" w14:paraId="59FD16D5"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CE160A8"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RMSD</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0D45C096"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59.2%</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47F9ECC5"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1 h</w:t>
            </w:r>
          </w:p>
        </w:tc>
      </w:tr>
      <w:tr w:rsidR="00590248" w:rsidRPr="00590248" w14:paraId="3AAB3519"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5D61DE57"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TM-Score</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0E9B9E34"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61.5%</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0310E844"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9 h 20 min</w:t>
            </w:r>
          </w:p>
        </w:tc>
      </w:tr>
      <w:tr w:rsidR="00590248" w:rsidRPr="00590248" w14:paraId="24CEFB99"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5520C2FF"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YH (10 Rotation)</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4E582FB"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70.8%</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53DEC8ED"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10 min</w:t>
            </w:r>
          </w:p>
        </w:tc>
      </w:tr>
      <w:tr w:rsidR="00590248" w:rsidRPr="00590248" w14:paraId="1C079EB7"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396EBB5"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YH (2500 Rotation)</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FDD5166"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81.5%</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28889D4F"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4h 10 min</w:t>
            </w:r>
          </w:p>
        </w:tc>
      </w:tr>
      <w:tr w:rsidR="00590248" w:rsidRPr="00590248" w14:paraId="3F9F0035"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B60A31A"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TM-</w:t>
            </w:r>
            <w:proofErr w:type="spellStart"/>
            <w:r w:rsidRPr="00590248">
              <w:rPr>
                <w:rFonts w:asciiTheme="minorBidi" w:hAnsiTheme="minorBidi" w:cstheme="minorBidi"/>
                <w:b/>
                <w:bCs/>
                <w:color w:val="000000" w:themeColor="text1"/>
                <w:sz w:val="20"/>
                <w:szCs w:val="20"/>
              </w:rPr>
              <w:t>Vec</w:t>
            </w:r>
            <w:proofErr w:type="spellEnd"/>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755E075D"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100%</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34D82C8"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67 sec</w:t>
            </w:r>
          </w:p>
        </w:tc>
      </w:tr>
      <w:tr w:rsidR="00590248" w:rsidRPr="00590248" w14:paraId="078AA2DF"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51D7CB04"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CPE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5E944985"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100%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79D550D3"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1 sec</w:t>
            </w:r>
          </w:p>
        </w:tc>
      </w:tr>
      <w:tr w:rsidR="00590248" w:rsidRPr="00590248" w14:paraId="448CE1BB"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6C96EDFF" w14:textId="77777777" w:rsidR="00590248" w:rsidRPr="00590248" w:rsidRDefault="00590248" w:rsidP="00590248">
            <w:pPr>
              <w:jc w:val="lowKashida"/>
              <w:rPr>
                <w:rFonts w:asciiTheme="minorBidi" w:hAnsiTheme="minorBidi" w:cstheme="minorBidi"/>
                <w:color w:val="FF0000"/>
                <w:sz w:val="20"/>
                <w:szCs w:val="20"/>
              </w:rPr>
            </w:pPr>
            <w:r w:rsidRPr="00590248">
              <w:rPr>
                <w:rFonts w:asciiTheme="minorBidi" w:hAnsiTheme="minorBidi" w:cstheme="minorBidi"/>
                <w:b/>
                <w:bCs/>
                <w:color w:val="FF0000"/>
                <w:sz w:val="20"/>
                <w:szCs w:val="20"/>
              </w:rPr>
              <w:t xml:space="preserve"> SPE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7535372F" w14:textId="77777777" w:rsidR="00590248" w:rsidRPr="00590248" w:rsidRDefault="00590248" w:rsidP="00590248">
            <w:pPr>
              <w:jc w:val="lowKashida"/>
              <w:rPr>
                <w:rFonts w:asciiTheme="minorBidi" w:hAnsiTheme="minorBidi" w:cstheme="minorBidi"/>
                <w:color w:val="FF0000"/>
                <w:sz w:val="20"/>
                <w:szCs w:val="20"/>
              </w:rPr>
            </w:pPr>
            <w:r w:rsidRPr="00590248">
              <w:rPr>
                <w:rFonts w:asciiTheme="minorBidi" w:hAnsiTheme="minorBidi" w:cstheme="minorBidi"/>
                <w:color w:val="FF0000"/>
                <w:sz w:val="20"/>
                <w:szCs w:val="20"/>
              </w:rPr>
              <w:t xml:space="preserve"> 99%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15930754" w14:textId="77777777" w:rsidR="00590248" w:rsidRPr="00590248" w:rsidRDefault="00590248" w:rsidP="00590248">
            <w:pPr>
              <w:jc w:val="lowKashida"/>
              <w:rPr>
                <w:rFonts w:asciiTheme="minorBidi" w:hAnsiTheme="minorBidi" w:cstheme="minorBidi"/>
                <w:color w:val="FF0000"/>
                <w:sz w:val="20"/>
                <w:szCs w:val="20"/>
              </w:rPr>
            </w:pPr>
            <w:r w:rsidRPr="00590248">
              <w:rPr>
                <w:rFonts w:asciiTheme="minorBidi" w:hAnsiTheme="minorBidi" w:cstheme="minorBidi"/>
                <w:color w:val="FF0000"/>
                <w:sz w:val="20"/>
                <w:szCs w:val="20"/>
              </w:rPr>
              <w:t>187 sec </w:t>
            </w:r>
          </w:p>
        </w:tc>
      </w:tr>
    </w:tbl>
    <w:p w14:paraId="6BBC8FF5" w14:textId="77777777" w:rsidR="00590248" w:rsidRPr="00590248" w:rsidRDefault="00590248" w:rsidP="00590248">
      <w:pPr>
        <w:jc w:val="lowKashida"/>
        <w:rPr>
          <w:rFonts w:asciiTheme="minorBidi" w:hAnsiTheme="minorBidi" w:cstheme="minorBidi"/>
          <w:color w:val="000000" w:themeColor="text1"/>
          <w:sz w:val="22"/>
          <w:szCs w:val="22"/>
        </w:rPr>
      </w:pPr>
    </w:p>
    <w:p w14:paraId="3BEB9FB8" w14:textId="51C2B09B"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t>6</w:t>
      </w:r>
      <w:r w:rsidR="00052053">
        <w:rPr>
          <w:rFonts w:asciiTheme="minorBidi" w:hAnsiTheme="minorBidi" w:cstheme="minorBidi"/>
          <w:color w:val="000000" w:themeColor="text1"/>
          <w:sz w:val="22"/>
          <w:szCs w:val="22"/>
        </w:rPr>
        <w:t>)</w:t>
      </w:r>
      <w:r w:rsidRPr="00590248">
        <w:rPr>
          <w:rFonts w:asciiTheme="minorBidi" w:hAnsiTheme="minorBidi" w:cstheme="minorBidi"/>
          <w:color w:val="000000" w:themeColor="text1"/>
          <w:sz w:val="22"/>
          <w:szCs w:val="22"/>
        </w:rPr>
        <w:t xml:space="preserve"> The authors demonstrate that the CPE method not only matches TM-</w:t>
      </w:r>
      <w:proofErr w:type="spellStart"/>
      <w:r w:rsidRPr="00590248">
        <w:rPr>
          <w:rFonts w:asciiTheme="minorBidi" w:hAnsiTheme="minorBidi" w:cstheme="minorBidi"/>
          <w:color w:val="000000" w:themeColor="text1"/>
          <w:sz w:val="22"/>
          <w:szCs w:val="22"/>
        </w:rPr>
        <w:t>Vec</w:t>
      </w:r>
      <w:proofErr w:type="spellEnd"/>
      <w:r w:rsidRPr="00590248">
        <w:rPr>
          <w:rFonts w:asciiTheme="minorBidi" w:hAnsiTheme="minorBidi" w:cstheme="minorBidi"/>
          <w:color w:val="000000" w:themeColor="text1"/>
          <w:sz w:val="22"/>
          <w:szCs w:val="22"/>
        </w:rPr>
        <w:t xml:space="preserve"> in accuracy but also exhibits superior computational efficiency and interpretability. The reliance of CPE on energy profiles and pairwise amino acid interactions provides a clearer understanding of protein similarities compared to the black-box nature of deep learning techniques used in TM-</w:t>
      </w:r>
      <w:proofErr w:type="spellStart"/>
      <w:r w:rsidRPr="00590248">
        <w:rPr>
          <w:rFonts w:asciiTheme="minorBidi" w:hAnsiTheme="minorBidi" w:cstheme="minorBidi"/>
          <w:color w:val="000000" w:themeColor="text1"/>
          <w:sz w:val="22"/>
          <w:szCs w:val="22"/>
        </w:rPr>
        <w:t>Vec</w:t>
      </w:r>
      <w:proofErr w:type="spellEnd"/>
      <w:r w:rsidRPr="00590248">
        <w:rPr>
          <w:rFonts w:asciiTheme="minorBidi" w:hAnsiTheme="minorBidi" w:cstheme="minorBidi"/>
          <w:color w:val="000000" w:themeColor="text1"/>
          <w:sz w:val="22"/>
          <w:szCs w:val="22"/>
        </w:rPr>
        <w:t xml:space="preserve">. </w:t>
      </w:r>
      <w:r w:rsidRPr="00590248">
        <w:rPr>
          <w:rFonts w:asciiTheme="minorBidi" w:hAnsiTheme="minorBidi" w:cstheme="minorBidi"/>
          <w:color w:val="000000" w:themeColor="text1"/>
          <w:sz w:val="22"/>
          <w:szCs w:val="22"/>
        </w:rPr>
        <w:lastRenderedPageBreak/>
        <w:t>Further commentary on how the CPE approach achieves this enhanced interpretability would be valuable. Specifically, elucidating how the reliance on energy profiles and amino acid interactions facilitates a more straightforward understanding of protein relationships compared to TM-</w:t>
      </w:r>
      <w:proofErr w:type="spellStart"/>
      <w:r w:rsidRPr="00590248">
        <w:rPr>
          <w:rFonts w:asciiTheme="minorBidi" w:hAnsiTheme="minorBidi" w:cstheme="minorBidi"/>
          <w:color w:val="000000" w:themeColor="text1"/>
          <w:sz w:val="22"/>
          <w:szCs w:val="22"/>
        </w:rPr>
        <w:t>Vec’s</w:t>
      </w:r>
      <w:proofErr w:type="spellEnd"/>
      <w:r w:rsidRPr="00590248">
        <w:rPr>
          <w:rFonts w:asciiTheme="minorBidi" w:hAnsiTheme="minorBidi" w:cstheme="minorBidi"/>
          <w:color w:val="000000" w:themeColor="text1"/>
          <w:sz w:val="22"/>
          <w:szCs w:val="22"/>
        </w:rPr>
        <w:t xml:space="preserve"> deep learning model would be beneficial.</w:t>
      </w:r>
    </w:p>
    <w:p w14:paraId="595B171B" w14:textId="77777777" w:rsidR="00590248" w:rsidRPr="00590248" w:rsidRDefault="00590248" w:rsidP="00590248">
      <w:pPr>
        <w:jc w:val="lowKashida"/>
        <w:rPr>
          <w:rFonts w:asciiTheme="minorBidi" w:hAnsiTheme="minorBidi" w:cstheme="minorBidi"/>
          <w:color w:val="000000" w:themeColor="text1"/>
          <w:sz w:val="22"/>
          <w:szCs w:val="22"/>
        </w:rPr>
      </w:pPr>
    </w:p>
    <w:p w14:paraId="169248AB" w14:textId="09E6836F" w:rsidR="00590248" w:rsidRPr="00590248" w:rsidRDefault="00052053" w:rsidP="00590248">
      <w:pPr>
        <w:jc w:val="lowKashida"/>
        <w:rPr>
          <w:rFonts w:asciiTheme="minorBidi" w:hAnsiTheme="minorBidi" w:cstheme="minorBidi"/>
          <w:color w:val="074F6A" w:themeColor="accent4" w:themeShade="80"/>
          <w:sz w:val="22"/>
          <w:szCs w:val="22"/>
        </w:rPr>
      </w:pPr>
      <w:r w:rsidRPr="00052053">
        <w:rPr>
          <w:rFonts w:asciiTheme="minorBidi" w:hAnsiTheme="minorBidi" w:cstheme="minorBidi"/>
          <w:color w:val="074F6A" w:themeColor="accent4" w:themeShade="80"/>
          <w:sz w:val="22"/>
          <w:szCs w:val="22"/>
        </w:rPr>
        <w:t>ANSWER</w:t>
      </w:r>
      <w:r w:rsidR="00590248" w:rsidRPr="00590248">
        <w:rPr>
          <w:rFonts w:asciiTheme="minorBidi" w:hAnsiTheme="minorBidi" w:cstheme="minorBidi"/>
          <w:color w:val="074F6A" w:themeColor="accent4" w:themeShade="80"/>
          <w:sz w:val="22"/>
          <w:szCs w:val="22"/>
        </w:rPr>
        <w:t xml:space="preserve">: </w:t>
      </w:r>
      <w:del w:id="80" w:author="Andressoo, Jaan-Olle" w:date="2024-10-24T16:28:00Z">
        <w:r w:rsidR="00590248" w:rsidRPr="00590248" w:rsidDel="00AD73C3">
          <w:rPr>
            <w:rFonts w:asciiTheme="minorBidi" w:hAnsiTheme="minorBidi" w:cstheme="minorBidi"/>
            <w:color w:val="074F6A" w:themeColor="accent4" w:themeShade="80"/>
            <w:sz w:val="22"/>
            <w:szCs w:val="22"/>
          </w:rPr>
          <w:delText>Thank you for your thoughtful comment</w:delText>
        </w:r>
      </w:del>
      <w:ins w:id="81" w:author="Andressoo, Jaan-Olle" w:date="2024-10-24T16:28:00Z">
        <w:r w:rsidR="00AD73C3">
          <w:rPr>
            <w:rFonts w:asciiTheme="minorBidi" w:hAnsiTheme="minorBidi" w:cstheme="minorBidi"/>
            <w:color w:val="074F6A" w:themeColor="accent4" w:themeShade="80"/>
            <w:sz w:val="22"/>
            <w:szCs w:val="22"/>
          </w:rPr>
          <w:t xml:space="preserve">We would like to thank the reviewer </w:t>
        </w:r>
      </w:ins>
      <w:ins w:id="82" w:author="Andressoo, Jaan-Olle" w:date="2024-10-24T16:29:00Z">
        <w:r w:rsidR="00AD73C3">
          <w:rPr>
            <w:rFonts w:asciiTheme="minorBidi" w:hAnsiTheme="minorBidi" w:cstheme="minorBidi"/>
            <w:color w:val="074F6A" w:themeColor="accent4" w:themeShade="80"/>
            <w:sz w:val="22"/>
            <w:szCs w:val="22"/>
          </w:rPr>
          <w:t xml:space="preserve">for </w:t>
        </w:r>
        <w:r w:rsidR="003E174C">
          <w:rPr>
            <w:rFonts w:asciiTheme="minorBidi" w:hAnsiTheme="minorBidi" w:cstheme="minorBidi"/>
            <w:color w:val="074F6A" w:themeColor="accent4" w:themeShade="80"/>
            <w:sz w:val="22"/>
            <w:szCs w:val="22"/>
          </w:rPr>
          <w:t>highlighting</w:t>
        </w:r>
        <w:r w:rsidR="00AD73C3">
          <w:rPr>
            <w:rFonts w:asciiTheme="minorBidi" w:hAnsiTheme="minorBidi" w:cstheme="minorBidi"/>
            <w:color w:val="074F6A" w:themeColor="accent4" w:themeShade="80"/>
            <w:sz w:val="22"/>
            <w:szCs w:val="22"/>
          </w:rPr>
          <w:t xml:space="preserve"> this and do agree with the suggestion</w:t>
        </w:r>
      </w:ins>
      <w:r w:rsidR="00590248" w:rsidRPr="00590248">
        <w:rPr>
          <w:rFonts w:asciiTheme="minorBidi" w:hAnsiTheme="minorBidi" w:cstheme="minorBidi"/>
          <w:color w:val="074F6A" w:themeColor="accent4" w:themeShade="80"/>
          <w:sz w:val="22"/>
          <w:szCs w:val="22"/>
        </w:rPr>
        <w:t>.  We have now added the following discussion into the Discussion section of the manuscript.</w:t>
      </w:r>
    </w:p>
    <w:p w14:paraId="04FA8425" w14:textId="7E2A1A11" w:rsidR="00590248" w:rsidRPr="00590248" w:rsidRDefault="00590248" w:rsidP="00590248">
      <w:pPr>
        <w:jc w:val="lowKashida"/>
        <w:rPr>
          <w:rFonts w:asciiTheme="minorBidi" w:hAnsiTheme="minorBidi" w:cstheme="minorBidi"/>
          <w:color w:val="FF0000"/>
          <w:sz w:val="22"/>
          <w:szCs w:val="22"/>
        </w:rPr>
      </w:pPr>
      <w:commentRangeStart w:id="83"/>
      <w:r w:rsidRPr="00590248">
        <w:rPr>
          <w:rFonts w:asciiTheme="minorBidi" w:hAnsiTheme="minorBidi" w:cstheme="minorBidi"/>
          <w:color w:val="FF0000"/>
          <w:sz w:val="22"/>
          <w:szCs w:val="22"/>
        </w:rPr>
        <w:t xml:space="preserve">"The CPE method leverages energy profiles derived from pairwise amino acid interactions, where each dimension of the energy vector corresponds to specific amino acid pairs. This structured, physically grounded representation makes the data more intuitive and interpretable because the calculated energy values </w:t>
      </w:r>
      <w:ins w:id="84" w:author="Andressoo, Jaan-Olle" w:date="2024-10-24T16:32:00Z">
        <w:r w:rsidR="003E174C">
          <w:rPr>
            <w:rFonts w:asciiTheme="minorBidi" w:hAnsiTheme="minorBidi" w:cstheme="minorBidi"/>
            <w:color w:val="FF0000"/>
            <w:sz w:val="22"/>
            <w:szCs w:val="22"/>
          </w:rPr>
          <w:t xml:space="preserve">are likely to </w:t>
        </w:r>
      </w:ins>
      <w:r w:rsidRPr="00590248">
        <w:rPr>
          <w:rFonts w:asciiTheme="minorBidi" w:hAnsiTheme="minorBidi" w:cstheme="minorBidi"/>
          <w:color w:val="FF0000"/>
          <w:sz w:val="22"/>
          <w:szCs w:val="22"/>
        </w:rPr>
        <w:t xml:space="preserve">directly reflect biologically meaningful aspects of protein </w:t>
      </w:r>
      <w:del w:id="85" w:author="Andressoo, Jaan-Olle" w:date="2024-10-24T16:31:00Z">
        <w:r w:rsidRPr="00590248" w:rsidDel="003E174C">
          <w:rPr>
            <w:rFonts w:asciiTheme="minorBidi" w:hAnsiTheme="minorBidi" w:cstheme="minorBidi"/>
            <w:color w:val="FF0000"/>
            <w:sz w:val="22"/>
            <w:szCs w:val="22"/>
          </w:rPr>
          <w:delText>interactions</w:delText>
        </w:r>
      </w:del>
      <w:proofErr w:type="gramStart"/>
      <w:ins w:id="86" w:author="Andressoo, Jaan-Olle" w:date="2024-10-24T16:31:00Z">
        <w:r w:rsidR="003E174C">
          <w:rPr>
            <w:rFonts w:asciiTheme="minorBidi" w:hAnsiTheme="minorBidi" w:cstheme="minorBidi"/>
            <w:color w:val="FF0000"/>
            <w:sz w:val="22"/>
            <w:szCs w:val="22"/>
          </w:rPr>
          <w:t>functions?</w:t>
        </w:r>
      </w:ins>
      <w:r w:rsidRPr="00590248">
        <w:rPr>
          <w:rFonts w:asciiTheme="minorBidi" w:hAnsiTheme="minorBidi" w:cstheme="minorBidi"/>
          <w:color w:val="FF0000"/>
          <w:sz w:val="22"/>
          <w:szCs w:val="22"/>
        </w:rPr>
        <w:t>,</w:t>
      </w:r>
      <w:proofErr w:type="gramEnd"/>
      <w:r w:rsidRPr="00590248">
        <w:rPr>
          <w:rFonts w:asciiTheme="minorBidi" w:hAnsiTheme="minorBidi" w:cstheme="minorBidi"/>
          <w:color w:val="FF0000"/>
          <w:sz w:val="22"/>
          <w:szCs w:val="22"/>
        </w:rPr>
        <w:t xml:space="preserve"> such as </w:t>
      </w:r>
      <w:commentRangeStart w:id="87"/>
      <w:r w:rsidRPr="00590248">
        <w:rPr>
          <w:rFonts w:asciiTheme="minorBidi" w:hAnsiTheme="minorBidi" w:cstheme="minorBidi"/>
          <w:color w:val="FF0000"/>
          <w:sz w:val="22"/>
          <w:szCs w:val="22"/>
        </w:rPr>
        <w:t>stability</w:t>
      </w:r>
      <w:commentRangeEnd w:id="87"/>
      <w:r w:rsidR="003E174C">
        <w:rPr>
          <w:rStyle w:val="CommentReference"/>
        </w:rPr>
        <w:commentReference w:id="87"/>
      </w:r>
      <w:r w:rsidRPr="00590248">
        <w:rPr>
          <w:rFonts w:asciiTheme="minorBidi" w:hAnsiTheme="minorBidi" w:cstheme="minorBidi"/>
          <w:color w:val="FF0000"/>
          <w:sz w:val="22"/>
          <w:szCs w:val="22"/>
        </w:rPr>
        <w:t>, folding, and molecular dynamics. This clarity allows researchers to trace protein similarities back to the underlying energy landscapes, which are well-established in protein science.</w:t>
      </w:r>
    </w:p>
    <w:p w14:paraId="19AC1F83" w14:textId="1D1F3144" w:rsidR="00590248" w:rsidRPr="00590248" w:rsidRDefault="00590248" w:rsidP="00590248">
      <w:pPr>
        <w:jc w:val="lowKashida"/>
        <w:rPr>
          <w:rFonts w:asciiTheme="minorBidi" w:hAnsiTheme="minorBidi" w:cstheme="minorBidi"/>
          <w:color w:val="FF0000"/>
          <w:sz w:val="22"/>
          <w:szCs w:val="22"/>
        </w:rPr>
      </w:pPr>
      <w:r w:rsidRPr="00590248">
        <w:rPr>
          <w:rFonts w:asciiTheme="minorBidi" w:hAnsiTheme="minorBidi" w:cstheme="minorBidi"/>
          <w:color w:val="FF0000"/>
          <w:sz w:val="22"/>
          <w:szCs w:val="22"/>
        </w:rPr>
        <w:t>In contrast, TM-</w:t>
      </w:r>
      <w:proofErr w:type="spellStart"/>
      <w:r w:rsidRPr="00590248">
        <w:rPr>
          <w:rFonts w:asciiTheme="minorBidi" w:hAnsiTheme="minorBidi" w:cstheme="minorBidi"/>
          <w:color w:val="FF0000"/>
          <w:sz w:val="22"/>
          <w:szCs w:val="22"/>
        </w:rPr>
        <w:t>Vec</w:t>
      </w:r>
      <w:proofErr w:type="spellEnd"/>
      <w:r w:rsidRPr="00590248">
        <w:rPr>
          <w:rFonts w:asciiTheme="minorBidi" w:hAnsiTheme="minorBidi" w:cstheme="minorBidi"/>
          <w:color w:val="FF0000"/>
          <w:sz w:val="22"/>
          <w:szCs w:val="22"/>
        </w:rPr>
        <w:t xml:space="preserve"> utilizes deep learning embeddings that, although </w:t>
      </w:r>
      <w:del w:id="88" w:author="Andressoo, Jaan-Olle" w:date="2024-10-24T16:33:00Z">
        <w:r w:rsidRPr="00590248" w:rsidDel="003E174C">
          <w:rPr>
            <w:rFonts w:asciiTheme="minorBidi" w:hAnsiTheme="minorBidi" w:cstheme="minorBidi"/>
            <w:color w:val="FF0000"/>
            <w:sz w:val="22"/>
            <w:szCs w:val="22"/>
          </w:rPr>
          <w:delText xml:space="preserve">highly </w:delText>
        </w:r>
      </w:del>
      <w:r w:rsidRPr="00590248">
        <w:rPr>
          <w:rFonts w:asciiTheme="minorBidi" w:hAnsiTheme="minorBidi" w:cstheme="minorBidi"/>
          <w:color w:val="FF0000"/>
          <w:sz w:val="22"/>
          <w:szCs w:val="22"/>
        </w:rPr>
        <w:t>effective, function as a "black box." While TM-</w:t>
      </w:r>
      <w:proofErr w:type="spellStart"/>
      <w:r w:rsidRPr="00590248">
        <w:rPr>
          <w:rFonts w:asciiTheme="minorBidi" w:hAnsiTheme="minorBidi" w:cstheme="minorBidi"/>
          <w:color w:val="FF0000"/>
          <w:sz w:val="22"/>
          <w:szCs w:val="22"/>
        </w:rPr>
        <w:t>Vec</w:t>
      </w:r>
      <w:proofErr w:type="spellEnd"/>
      <w:r w:rsidRPr="00590248">
        <w:rPr>
          <w:rFonts w:asciiTheme="minorBidi" w:hAnsiTheme="minorBidi" w:cstheme="minorBidi"/>
          <w:color w:val="FF0000"/>
          <w:sz w:val="22"/>
          <w:szCs w:val="22"/>
        </w:rPr>
        <w:t xml:space="preserve"> can identify remote homologies and structural similarities, the embeddings it generates are abstract and difficult to deconstruct in a biologically meaningful way. This limits the ability to draw direct connections between the model's outputs and the physical or functional properties of proteins.</w:t>
      </w:r>
    </w:p>
    <w:p w14:paraId="7B41B489" w14:textId="77777777" w:rsidR="00590248" w:rsidRPr="00590248" w:rsidRDefault="00590248" w:rsidP="00590248">
      <w:pPr>
        <w:jc w:val="lowKashida"/>
        <w:rPr>
          <w:rFonts w:asciiTheme="minorBidi" w:hAnsiTheme="minorBidi" w:cstheme="minorBidi"/>
          <w:color w:val="FF0000"/>
          <w:sz w:val="22"/>
          <w:szCs w:val="22"/>
        </w:rPr>
      </w:pPr>
      <w:r w:rsidRPr="00590248">
        <w:rPr>
          <w:rFonts w:asciiTheme="minorBidi" w:hAnsiTheme="minorBidi" w:cstheme="minorBidi"/>
          <w:color w:val="FF0000"/>
          <w:sz w:val="22"/>
          <w:szCs w:val="22"/>
        </w:rPr>
        <w:t>The CPE method, by focusing on energy profiles, offers distinct advantages in terms of interpretability. Energy profiles are inherently linked to protein folding, stability, and interaction networks, which are fundamental to biological function. For example, an increase in energy in specific pairwise interactions might suggest destabilizing mutations or conformational shifts that affect protein function. This explicit connection between energy and structural features allows for more transparent insights into how variations in energy impact the overall behavior and evolutionary relationships of proteins. By directly correlating these energy states with functional classifications such as folds, superfamilies, or evolutionary relationships, CPE provides clearer, actionable insights for researchers.</w:t>
      </w:r>
    </w:p>
    <w:p w14:paraId="22B7E4B5" w14:textId="77777777" w:rsidR="00590248" w:rsidRPr="00590248" w:rsidRDefault="00590248" w:rsidP="00590248">
      <w:pPr>
        <w:jc w:val="lowKashida"/>
        <w:rPr>
          <w:rFonts w:asciiTheme="minorBidi" w:hAnsiTheme="minorBidi" w:cstheme="minorBidi"/>
          <w:color w:val="FF0000"/>
          <w:sz w:val="22"/>
          <w:szCs w:val="22"/>
        </w:rPr>
      </w:pPr>
      <w:r w:rsidRPr="00590248">
        <w:rPr>
          <w:rFonts w:asciiTheme="minorBidi" w:hAnsiTheme="minorBidi" w:cstheme="minorBidi"/>
          <w:color w:val="FF0000"/>
          <w:sz w:val="22"/>
          <w:szCs w:val="22"/>
        </w:rPr>
        <w:t>Additionally, because energy profiles can be tied to specific biophysical principles—such as electrostatic interactions, hydrophobic effects, or van der Waals forces—CPE offers a mechanistic understanding of protein relationships that is often lacking in machine learning models like TM-</w:t>
      </w:r>
      <w:proofErr w:type="spellStart"/>
      <w:r w:rsidRPr="00590248">
        <w:rPr>
          <w:rFonts w:asciiTheme="minorBidi" w:hAnsiTheme="minorBidi" w:cstheme="minorBidi"/>
          <w:color w:val="FF0000"/>
          <w:sz w:val="22"/>
          <w:szCs w:val="22"/>
        </w:rPr>
        <w:t>Vec</w:t>
      </w:r>
      <w:proofErr w:type="spellEnd"/>
      <w:r w:rsidRPr="00590248">
        <w:rPr>
          <w:rFonts w:asciiTheme="minorBidi" w:hAnsiTheme="minorBidi" w:cstheme="minorBidi"/>
          <w:color w:val="FF0000"/>
          <w:sz w:val="22"/>
          <w:szCs w:val="22"/>
        </w:rPr>
        <w:t>. In fields such as drug discovery or protein engineering, where understanding the precise molecular interactions is crucial, CPE provides a significant advantage in generating interpretable and actionable data.</w:t>
      </w:r>
    </w:p>
    <w:p w14:paraId="03CDADAD" w14:textId="77777777" w:rsidR="00590248" w:rsidRPr="00590248" w:rsidRDefault="00590248" w:rsidP="00590248">
      <w:pPr>
        <w:jc w:val="lowKashida"/>
        <w:rPr>
          <w:rFonts w:asciiTheme="minorBidi" w:hAnsiTheme="minorBidi" w:cstheme="minorBidi"/>
          <w:color w:val="FF0000"/>
          <w:sz w:val="22"/>
          <w:szCs w:val="22"/>
        </w:rPr>
      </w:pPr>
      <w:r w:rsidRPr="00590248">
        <w:rPr>
          <w:rFonts w:asciiTheme="minorBidi" w:hAnsiTheme="minorBidi" w:cstheme="minorBidi"/>
          <w:color w:val="FF0000"/>
          <w:sz w:val="22"/>
          <w:szCs w:val="22"/>
        </w:rPr>
        <w:t>In conclusion, CPE’s reliance on energy profiles provides not only a more interpretable but also a biophysically grounded model of protein similarity. This contrasts with TM-</w:t>
      </w:r>
      <w:proofErr w:type="spellStart"/>
      <w:r w:rsidRPr="00590248">
        <w:rPr>
          <w:rFonts w:asciiTheme="minorBidi" w:hAnsiTheme="minorBidi" w:cstheme="minorBidi"/>
          <w:color w:val="FF0000"/>
          <w:sz w:val="22"/>
          <w:szCs w:val="22"/>
        </w:rPr>
        <w:t>Vec’s</w:t>
      </w:r>
      <w:proofErr w:type="spellEnd"/>
      <w:r w:rsidRPr="00590248">
        <w:rPr>
          <w:rFonts w:asciiTheme="minorBidi" w:hAnsiTheme="minorBidi" w:cstheme="minorBidi"/>
          <w:color w:val="FF0000"/>
          <w:sz w:val="22"/>
          <w:szCs w:val="22"/>
        </w:rPr>
        <w:t xml:space="preserve"> deep learning approach, which, while powerful, offers less transparency and explainability. CPE’s approach is particularly valuable in contexts where understanding the biological and structural principles behind protein behavior is critical, such as in evolutionary studies, disease-related mutation analysis, and drug development."</w:t>
      </w:r>
      <w:commentRangeEnd w:id="83"/>
      <w:r w:rsidR="003E174C">
        <w:rPr>
          <w:rStyle w:val="CommentReference"/>
        </w:rPr>
        <w:commentReference w:id="83"/>
      </w:r>
    </w:p>
    <w:p w14:paraId="048C88FD" w14:textId="77777777" w:rsidR="00590248" w:rsidRPr="00590248" w:rsidRDefault="00590248" w:rsidP="00590248">
      <w:pPr>
        <w:jc w:val="lowKashida"/>
        <w:rPr>
          <w:rFonts w:asciiTheme="minorBidi" w:hAnsiTheme="minorBidi" w:cstheme="minorBidi"/>
          <w:color w:val="000000" w:themeColor="text1"/>
          <w:sz w:val="22"/>
          <w:szCs w:val="22"/>
        </w:rPr>
      </w:pPr>
    </w:p>
    <w:p w14:paraId="1E6FFBCC" w14:textId="6340AAAA"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t>7</w:t>
      </w:r>
      <w:r w:rsidR="00052053">
        <w:rPr>
          <w:rFonts w:asciiTheme="minorBidi" w:hAnsiTheme="minorBidi" w:cstheme="minorBidi"/>
          <w:color w:val="000000" w:themeColor="text1"/>
          <w:sz w:val="22"/>
          <w:szCs w:val="22"/>
        </w:rPr>
        <w:t>)</w:t>
      </w:r>
      <w:r w:rsidRPr="00590248">
        <w:rPr>
          <w:rFonts w:asciiTheme="minorBidi" w:hAnsiTheme="minorBidi" w:cstheme="minorBidi"/>
          <w:color w:val="000000" w:themeColor="text1"/>
          <w:sz w:val="22"/>
          <w:szCs w:val="22"/>
        </w:rPr>
        <w:t xml:space="preserve"> The methods section in general would benefit from a more comprehensive description to facilitate a clearer understanding of the methodology and enable others to replicate the study more effectively.</w:t>
      </w:r>
    </w:p>
    <w:p w14:paraId="491B8931" w14:textId="77777777" w:rsidR="00590248" w:rsidRPr="00590248" w:rsidRDefault="00590248" w:rsidP="00590248">
      <w:pPr>
        <w:jc w:val="lowKashida"/>
        <w:rPr>
          <w:rFonts w:asciiTheme="minorBidi" w:hAnsiTheme="minorBidi" w:cstheme="minorBidi"/>
          <w:color w:val="000000" w:themeColor="text1"/>
          <w:sz w:val="22"/>
          <w:szCs w:val="22"/>
        </w:rPr>
      </w:pPr>
    </w:p>
    <w:p w14:paraId="406AEC9A" w14:textId="18C5E7EA" w:rsidR="00590248" w:rsidRDefault="00052053" w:rsidP="00590248">
      <w:pPr>
        <w:jc w:val="lowKashida"/>
        <w:rPr>
          <w:rFonts w:asciiTheme="minorBidi" w:hAnsiTheme="minorBidi" w:cstheme="minorBidi"/>
          <w:color w:val="074F6A" w:themeColor="accent4" w:themeShade="80"/>
          <w:sz w:val="22"/>
          <w:szCs w:val="22"/>
        </w:rPr>
      </w:pPr>
      <w:r w:rsidRPr="00052053">
        <w:rPr>
          <w:rFonts w:asciiTheme="minorBidi" w:hAnsiTheme="minorBidi" w:cstheme="minorBidi"/>
          <w:color w:val="074F6A" w:themeColor="accent4" w:themeShade="80"/>
          <w:sz w:val="22"/>
          <w:szCs w:val="22"/>
        </w:rPr>
        <w:t>ANSWER</w:t>
      </w:r>
      <w:r w:rsidR="00590248" w:rsidRPr="00590248">
        <w:rPr>
          <w:rFonts w:asciiTheme="minorBidi" w:hAnsiTheme="minorBidi" w:cstheme="minorBidi"/>
          <w:color w:val="074F6A" w:themeColor="accent4" w:themeShade="80"/>
          <w:sz w:val="22"/>
          <w:szCs w:val="22"/>
        </w:rPr>
        <w:t xml:space="preserve">: We acknowledge the importance of providing a </w:t>
      </w:r>
      <w:ins w:id="89" w:author="Andressoo, Jaan-Olle" w:date="2024-10-24T16:37:00Z">
        <w:r w:rsidR="003E174C">
          <w:rPr>
            <w:rFonts w:asciiTheme="minorBidi" w:hAnsiTheme="minorBidi" w:cstheme="minorBidi"/>
            <w:color w:val="074F6A" w:themeColor="accent4" w:themeShade="80"/>
            <w:sz w:val="22"/>
            <w:szCs w:val="22"/>
          </w:rPr>
          <w:t xml:space="preserve">more </w:t>
        </w:r>
      </w:ins>
      <w:r w:rsidR="00590248" w:rsidRPr="00590248">
        <w:rPr>
          <w:rFonts w:asciiTheme="minorBidi" w:hAnsiTheme="minorBidi" w:cstheme="minorBidi"/>
          <w:color w:val="074F6A" w:themeColor="accent4" w:themeShade="80"/>
          <w:sz w:val="22"/>
          <w:szCs w:val="22"/>
        </w:rPr>
        <w:t xml:space="preserve">detailed and comprehensive Methods section to ensure clarity and reproducibility of our study. </w:t>
      </w:r>
      <w:del w:id="90" w:author="Andressoo, Jaan-Olle" w:date="2024-10-24T16:37:00Z">
        <w:r w:rsidR="00590248" w:rsidRPr="00590248" w:rsidDel="003E174C">
          <w:rPr>
            <w:rFonts w:asciiTheme="minorBidi" w:hAnsiTheme="minorBidi" w:cstheme="minorBidi"/>
            <w:color w:val="074F6A" w:themeColor="accent4" w:themeShade="80"/>
            <w:sz w:val="22"/>
            <w:szCs w:val="22"/>
          </w:rPr>
          <w:delText>To address your valuable feedback, w</w:delText>
        </w:r>
      </w:del>
      <w:ins w:id="91" w:author="Andressoo, Jaan-Olle" w:date="2024-10-24T16:37:00Z">
        <w:r w:rsidR="003E174C">
          <w:rPr>
            <w:rFonts w:asciiTheme="minorBidi" w:hAnsiTheme="minorBidi" w:cstheme="minorBidi"/>
            <w:color w:val="074F6A" w:themeColor="accent4" w:themeShade="80"/>
            <w:sz w:val="22"/>
            <w:szCs w:val="22"/>
          </w:rPr>
          <w:t>W</w:t>
        </w:r>
      </w:ins>
      <w:r w:rsidR="00590248" w:rsidRPr="00590248">
        <w:rPr>
          <w:rFonts w:asciiTheme="minorBidi" w:hAnsiTheme="minorBidi" w:cstheme="minorBidi"/>
          <w:color w:val="074F6A" w:themeColor="accent4" w:themeShade="80"/>
          <w:sz w:val="22"/>
          <w:szCs w:val="22"/>
        </w:rPr>
        <w:t>e have</w:t>
      </w:r>
      <w:ins w:id="92" w:author="Andressoo, Jaan-Olle" w:date="2024-10-24T16:37:00Z">
        <w:r w:rsidR="003E174C">
          <w:rPr>
            <w:rFonts w:asciiTheme="minorBidi" w:hAnsiTheme="minorBidi" w:cstheme="minorBidi"/>
            <w:color w:val="074F6A" w:themeColor="accent4" w:themeShade="80"/>
            <w:sz w:val="22"/>
            <w:szCs w:val="22"/>
          </w:rPr>
          <w:t xml:space="preserve"> now</w:t>
        </w:r>
      </w:ins>
      <w:r w:rsidR="00590248" w:rsidRPr="00590248">
        <w:rPr>
          <w:rFonts w:asciiTheme="minorBidi" w:hAnsiTheme="minorBidi" w:cstheme="minorBidi"/>
          <w:color w:val="074F6A" w:themeColor="accent4" w:themeShade="80"/>
          <w:sz w:val="22"/>
          <w:szCs w:val="22"/>
        </w:rPr>
        <w:t xml:space="preserve"> revised the Method section and have incorporated a schematic flowchart (Fig. 1) in the revised manuscript. </w:t>
      </w:r>
    </w:p>
    <w:p w14:paraId="306358D3" w14:textId="77777777" w:rsidR="004C143F" w:rsidRPr="004C143F" w:rsidRDefault="004C143F" w:rsidP="004C143F">
      <w:pPr>
        <w:pStyle w:val="Heading4"/>
        <w:rPr>
          <w:rFonts w:asciiTheme="minorBidi" w:hAnsiTheme="minorBidi" w:cstheme="minorBidi"/>
          <w:bCs/>
          <w:i w:val="0"/>
          <w:iCs w:val="0"/>
          <w:color w:val="FF0000"/>
          <w:sz w:val="20"/>
          <w:szCs w:val="20"/>
        </w:rPr>
      </w:pPr>
      <w:r w:rsidRPr="004C143F">
        <w:rPr>
          <w:rFonts w:asciiTheme="minorBidi" w:hAnsiTheme="minorBidi" w:cstheme="minorBidi"/>
          <w:i w:val="0"/>
          <w:iCs w:val="0"/>
          <w:color w:val="074F6A" w:themeColor="accent4" w:themeShade="80"/>
          <w:sz w:val="22"/>
          <w:szCs w:val="22"/>
        </w:rPr>
        <w:lastRenderedPageBreak/>
        <w:t>“</w:t>
      </w:r>
      <w:r w:rsidRPr="004C143F">
        <w:rPr>
          <w:rFonts w:asciiTheme="minorBidi" w:hAnsiTheme="minorBidi" w:cstheme="minorBidi"/>
          <w:bCs/>
          <w:i w:val="0"/>
          <w:iCs w:val="0"/>
          <w:color w:val="FF0000"/>
          <w:sz w:val="20"/>
          <w:szCs w:val="20"/>
        </w:rPr>
        <w:t>Dataset Preparation</w:t>
      </w:r>
    </w:p>
    <w:p w14:paraId="6E536566" w14:textId="77777777" w:rsidR="004C143F" w:rsidRPr="005445F8" w:rsidRDefault="004C143F" w:rsidP="004C143F">
      <w:pPr>
        <w:pStyle w:val="NormalWeb"/>
        <w:spacing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color w:val="FF0000"/>
          <w:sz w:val="20"/>
          <w:szCs w:val="20"/>
          <w:lang w:eastAsia="en-GB"/>
        </w:rPr>
        <w:t>A curated dataset of non-redundant protein chains was generated using PISCES</w:t>
      </w:r>
      <w:r w:rsidRPr="005445F8">
        <w:rPr>
          <w:rFonts w:asciiTheme="minorBidi" w:eastAsia="Calibri" w:hAnsiTheme="minorBidi" w:cstheme="minorBidi"/>
          <w:color w:val="FF0000"/>
          <w:sz w:val="20"/>
          <w:szCs w:val="20"/>
          <w:lang w:eastAsia="en-GB"/>
        </w:rPr>
        <w:fldChar w:fldCharType="begin"/>
      </w:r>
      <w:r>
        <w:rPr>
          <w:rFonts w:asciiTheme="minorBidi" w:eastAsia="Calibri" w:hAnsiTheme="minorBidi" w:cstheme="minorBidi"/>
          <w:color w:val="FF0000"/>
          <w:sz w:val="20"/>
          <w:szCs w:val="20"/>
          <w:lang w:eastAsia="en-GB"/>
        </w:rPr>
        <w:instrText xml:space="preserve"> ADDIN EN.CITE &lt;EndNote&gt;&lt;Cite&gt;&lt;Author&gt;Wang&lt;/Author&gt;&lt;Year&gt;2003&lt;/Year&gt;&lt;RecNum&gt;91&lt;/RecNum&gt;&lt;DisplayText&gt;&lt;style face="superscript"&gt;41&lt;/style&gt;&lt;/DisplayText&gt;&lt;record&gt;&lt;rec-number&gt;91&lt;/rec-number&gt;&lt;foreign-keys&gt;&lt;key app="EN" db-id="t0xeswafvd5vpdeew0bpr5s0psfpsfxezwrs" timestamp="1705315580"&gt;91&lt;/key&gt;&lt;/foreign-keys&gt;&lt;ref-type name="Journal Article"&gt;17&lt;/ref-type&gt;&lt;contributors&gt;&lt;authors&gt;&lt;author&gt;Wang, Guoli&lt;/author&gt;&lt;author&gt;Dunbrack Jr, Roland L&lt;/author&gt;&lt;/authors&gt;&lt;/contributors&gt;&lt;titles&gt;&lt;title&gt;PISCES: a protein sequence culling server&lt;/title&gt;&lt;secondary-title&gt;Bioinformatics&lt;/secondary-title&gt;&lt;/titles&gt;&lt;periodical&gt;&lt;full-title&gt;Bioinformatics&lt;/full-title&gt;&lt;/periodical&gt;&lt;pages&gt;1589-1591&lt;/pages&gt;&lt;volume&gt;19&lt;/volume&gt;&lt;number&gt;12&lt;/number&gt;&lt;dates&gt;&lt;year&gt;2003&lt;/year&gt;&lt;/dates&gt;&lt;isbn&gt;1367-4811&lt;/isbn&gt;&lt;urls&gt;&lt;/urls&gt;&lt;/record&gt;&lt;/Cite&gt;&lt;/EndNote&gt;</w:instrText>
      </w:r>
      <w:r w:rsidRPr="005445F8">
        <w:rPr>
          <w:rFonts w:asciiTheme="minorBidi" w:eastAsia="Calibri" w:hAnsiTheme="minorBidi" w:cstheme="minorBidi"/>
          <w:color w:val="FF0000"/>
          <w:sz w:val="20"/>
          <w:szCs w:val="20"/>
          <w:lang w:eastAsia="en-GB"/>
        </w:rPr>
        <w:fldChar w:fldCharType="separate"/>
      </w:r>
      <w:r w:rsidRPr="008F5DA0">
        <w:rPr>
          <w:rFonts w:asciiTheme="minorBidi" w:eastAsia="Calibri" w:hAnsiTheme="minorBidi" w:cstheme="minorBidi"/>
          <w:noProof/>
          <w:color w:val="FF0000"/>
          <w:sz w:val="20"/>
          <w:szCs w:val="20"/>
          <w:vertAlign w:val="superscript"/>
          <w:lang w:eastAsia="en-GB"/>
        </w:rPr>
        <w:t>41</w:t>
      </w:r>
      <w:r w:rsidRPr="005445F8">
        <w:rPr>
          <w:rFonts w:asciiTheme="minorBidi" w:eastAsia="Calibri" w:hAnsiTheme="minorBidi" w:cstheme="minorBidi"/>
          <w:color w:val="FF0000"/>
          <w:sz w:val="20"/>
          <w:szCs w:val="20"/>
          <w:lang w:eastAsia="en-GB"/>
        </w:rPr>
        <w:fldChar w:fldCharType="end"/>
      </w:r>
      <w:r w:rsidRPr="005445F8">
        <w:rPr>
          <w:rFonts w:asciiTheme="minorBidi" w:eastAsia="Calibri" w:hAnsiTheme="minorBidi" w:cstheme="minorBidi"/>
          <w:color w:val="FF0000"/>
          <w:sz w:val="20"/>
          <w:szCs w:val="20"/>
          <w:lang w:eastAsia="en-GB"/>
        </w:rPr>
        <w:t xml:space="preserve"> from the Protein Data Bank (PDB). The dataset was selected based on the following criteria:</w:t>
      </w:r>
    </w:p>
    <w:p w14:paraId="1065F697" w14:textId="77777777" w:rsidR="004C143F" w:rsidRPr="005445F8" w:rsidRDefault="004C143F" w:rsidP="004C143F">
      <w:pPr>
        <w:numPr>
          <w:ilvl w:val="0"/>
          <w:numId w:val="1"/>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Pairwise sequence identity:</w:t>
      </w:r>
      <w:r w:rsidRPr="005445F8">
        <w:rPr>
          <w:rFonts w:asciiTheme="minorBidi" w:eastAsia="Calibri" w:hAnsiTheme="minorBidi" w:cstheme="minorBidi"/>
          <w:color w:val="FF0000"/>
          <w:sz w:val="20"/>
          <w:szCs w:val="20"/>
          <w:lang w:eastAsia="en-GB"/>
        </w:rPr>
        <w:t xml:space="preserve"> Less than 50% to ensure non-redundancy.</w:t>
      </w:r>
    </w:p>
    <w:p w14:paraId="32B1ADFD" w14:textId="77777777" w:rsidR="004C143F" w:rsidRPr="005445F8" w:rsidRDefault="004C143F" w:rsidP="004C143F">
      <w:pPr>
        <w:numPr>
          <w:ilvl w:val="0"/>
          <w:numId w:val="1"/>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Resolution:</w:t>
      </w:r>
      <w:r w:rsidRPr="005445F8">
        <w:rPr>
          <w:rFonts w:asciiTheme="minorBidi" w:eastAsia="Calibri" w:hAnsiTheme="minorBidi" w:cstheme="minorBidi"/>
          <w:color w:val="FF0000"/>
          <w:sz w:val="20"/>
          <w:szCs w:val="20"/>
          <w:lang w:eastAsia="en-GB"/>
        </w:rPr>
        <w:t xml:space="preserve"> Higher than 1.6 Å to guarantee structural accuracy.</w:t>
      </w:r>
    </w:p>
    <w:p w14:paraId="656C800D" w14:textId="77777777" w:rsidR="004C143F" w:rsidRPr="005445F8" w:rsidRDefault="004C143F" w:rsidP="004C143F">
      <w:pPr>
        <w:numPr>
          <w:ilvl w:val="0"/>
          <w:numId w:val="1"/>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 xml:space="preserve">R-factor: </w:t>
      </w:r>
      <w:r w:rsidRPr="005445F8">
        <w:rPr>
          <w:rFonts w:asciiTheme="minorBidi" w:eastAsia="Calibri" w:hAnsiTheme="minorBidi" w:cstheme="minorBidi"/>
          <w:color w:val="FF0000"/>
          <w:sz w:val="20"/>
          <w:szCs w:val="20"/>
          <w:lang w:eastAsia="en-GB"/>
        </w:rPr>
        <w:t>Below 0.25 to ensure reliable crystallographic data.</w:t>
      </w:r>
    </w:p>
    <w:p w14:paraId="0E7954F5" w14:textId="77777777" w:rsidR="004C143F" w:rsidRPr="005445F8" w:rsidRDefault="004C143F" w:rsidP="004C143F">
      <w:pPr>
        <w:numPr>
          <w:ilvl w:val="0"/>
          <w:numId w:val="1"/>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Protein length:</w:t>
      </w:r>
      <w:r w:rsidRPr="005445F8">
        <w:rPr>
          <w:rFonts w:asciiTheme="minorBidi" w:eastAsia="Calibri" w:hAnsiTheme="minorBidi" w:cstheme="minorBidi"/>
          <w:color w:val="FF0000"/>
          <w:sz w:val="20"/>
          <w:szCs w:val="20"/>
          <w:lang w:eastAsia="en-GB"/>
        </w:rPr>
        <w:t xml:space="preserve"> Between 40 and 1,000 residues to include proteins of varying sizes while excluding excessively short or long chains.</w:t>
      </w:r>
    </w:p>
    <w:p w14:paraId="5FBCF380" w14:textId="77777777" w:rsidR="004C143F" w:rsidRPr="005445F8" w:rsidRDefault="004C143F" w:rsidP="004C143F">
      <w:pPr>
        <w:numPr>
          <w:ilvl w:val="0"/>
          <w:numId w:val="1"/>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Overlap:</w:t>
      </w:r>
      <w:r w:rsidRPr="005445F8">
        <w:rPr>
          <w:rFonts w:asciiTheme="minorBidi" w:eastAsia="Calibri" w:hAnsiTheme="minorBidi" w:cstheme="minorBidi"/>
          <w:color w:val="FF0000"/>
          <w:sz w:val="20"/>
          <w:szCs w:val="20"/>
          <w:lang w:eastAsia="en-GB"/>
        </w:rPr>
        <w:t xml:space="preserve"> Proteins overlapping with the test sets from this manuscript were removed from the training set.</w:t>
      </w:r>
    </w:p>
    <w:p w14:paraId="6ED64DB0" w14:textId="77777777" w:rsidR="004C143F" w:rsidRPr="005445F8" w:rsidRDefault="004C143F" w:rsidP="004C143F">
      <w:pPr>
        <w:pStyle w:val="NormalWeb"/>
        <w:spacing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color w:val="FF0000"/>
          <w:sz w:val="20"/>
          <w:szCs w:val="20"/>
          <w:lang w:eastAsia="en-GB"/>
        </w:rPr>
        <w:t>These filtered proteins were utilized to train and calculate the knowledge-based potential function as follows.</w:t>
      </w:r>
    </w:p>
    <w:p w14:paraId="2E6F5120" w14:textId="77777777" w:rsidR="004C143F" w:rsidRPr="00F2068D" w:rsidRDefault="004C143F" w:rsidP="004C143F">
      <w:pPr>
        <w:pStyle w:val="NormalWeb"/>
        <w:spacing w:line="360" w:lineRule="auto"/>
        <w:jc w:val="lowKashida"/>
        <w:rPr>
          <w:rFonts w:asciiTheme="minorBidi" w:eastAsia="Calibri" w:hAnsiTheme="minorBidi" w:cstheme="minorBidi"/>
          <w:b/>
          <w:bCs/>
          <w:color w:val="FF0000"/>
          <w:sz w:val="20"/>
          <w:szCs w:val="20"/>
          <w:lang w:eastAsia="en-GB"/>
        </w:rPr>
      </w:pPr>
      <w:r w:rsidRPr="00F2068D">
        <w:rPr>
          <w:rFonts w:asciiTheme="minorBidi" w:eastAsia="Calibri" w:hAnsiTheme="minorBidi" w:cstheme="minorBidi"/>
          <w:b/>
          <w:bCs/>
          <w:color w:val="FF0000"/>
          <w:sz w:val="20"/>
          <w:szCs w:val="20"/>
          <w:lang w:eastAsia="en-GB"/>
        </w:rPr>
        <w:t>Pairwise Distance-Dependent Knowledge-Based Potential</w:t>
      </w:r>
    </w:p>
    <w:p w14:paraId="7F87F996" w14:textId="77777777" w:rsidR="004C143F" w:rsidRPr="005445F8" w:rsidRDefault="004C143F" w:rsidP="004C143F">
      <w:pPr>
        <w:pStyle w:val="NormalWeb"/>
        <w:spacing w:line="360" w:lineRule="auto"/>
        <w:jc w:val="lowKashida"/>
        <w:rPr>
          <w:rFonts w:asciiTheme="minorBidi" w:eastAsia="Calibri" w:hAnsiTheme="minorBidi" w:cstheme="minorBidi"/>
          <w:color w:val="FF0000"/>
          <w:sz w:val="20"/>
          <w:szCs w:val="20"/>
          <w:lang w:eastAsia="en-GB"/>
        </w:rPr>
      </w:pPr>
      <w:r w:rsidRPr="00F2068D">
        <w:rPr>
          <w:rFonts w:asciiTheme="minorBidi" w:eastAsia="Calibri" w:hAnsiTheme="minorBidi" w:cstheme="minorBidi"/>
          <w:color w:val="FF0000"/>
          <w:sz w:val="20"/>
          <w:szCs w:val="20"/>
          <w:lang w:eastAsia="en-GB"/>
        </w:rPr>
        <w:t>Knowledge-based potentials are derived from databases of known protein structures and are essential for estimating the energies of pairwise interactions. These potentials can be based on various factors, including distance dependencies, dihedral angles, and accessible surface areas</w:t>
      </w:r>
      <w:r w:rsidRPr="005445F8">
        <w:rPr>
          <w:rFonts w:asciiTheme="minorBidi" w:eastAsia="Calibri" w:hAnsiTheme="minorBidi" w:cstheme="minorBidi"/>
          <w:color w:val="FF0000"/>
          <w:sz w:val="20"/>
          <w:szCs w:val="20"/>
          <w:lang w:eastAsia="en-GB"/>
        </w:rPr>
        <w:t>.</w:t>
      </w:r>
      <w:r w:rsidRPr="00F2068D">
        <w:rPr>
          <w:rFonts w:asciiTheme="minorBidi" w:eastAsia="Calibri" w:hAnsiTheme="minorBidi" w:cstheme="minorBidi"/>
          <w:color w:val="FF0000"/>
          <w:sz w:val="20"/>
          <w:szCs w:val="20"/>
          <w:lang w:eastAsia="en-GB"/>
        </w:rPr>
        <w:t xml:space="preserve"> In this study, we employed a distance-dependent potential function where atomic contacts were identified using the tessellation method</w:t>
      </w:r>
      <w:r w:rsidRPr="005445F8">
        <w:rPr>
          <w:rFonts w:asciiTheme="minorBidi" w:eastAsia="Calibri" w:hAnsiTheme="minorBidi" w:cstheme="minorBidi"/>
          <w:color w:val="FF0000"/>
          <w:sz w:val="20"/>
          <w:szCs w:val="20"/>
          <w:lang w:eastAsia="en-GB"/>
        </w:rPr>
        <w:t xml:space="preserve"> as follows:</w:t>
      </w:r>
    </w:p>
    <w:p w14:paraId="1E7EDBD7" w14:textId="77777777" w:rsidR="004C143F" w:rsidRPr="006E1972" w:rsidRDefault="004C143F" w:rsidP="004C143F">
      <w:pPr>
        <w:pStyle w:val="NormalWeb"/>
        <w:spacing w:line="360" w:lineRule="auto"/>
        <w:jc w:val="lowKashida"/>
        <w:rPr>
          <w:rFonts w:asciiTheme="minorBidi" w:eastAsia="Calibri" w:hAnsiTheme="minorBidi" w:cstheme="minorBidi"/>
          <w:color w:val="FF0000"/>
          <w:sz w:val="20"/>
          <w:szCs w:val="20"/>
          <w:lang w:eastAsia="en-GB"/>
        </w:rPr>
      </w:pPr>
      <w:r w:rsidRPr="006E1972">
        <w:rPr>
          <w:rFonts w:asciiTheme="minorBidi" w:eastAsia="Calibri" w:hAnsiTheme="minorBidi" w:cstheme="minorBidi"/>
          <w:b/>
          <w:bCs/>
          <w:color w:val="FF0000"/>
          <w:sz w:val="20"/>
          <w:szCs w:val="20"/>
          <w:lang w:eastAsia="en-GB"/>
        </w:rPr>
        <w:t>Contact Identification:</w:t>
      </w:r>
    </w:p>
    <w:p w14:paraId="03C4939C" w14:textId="77777777" w:rsidR="004C143F" w:rsidRPr="006E1972" w:rsidRDefault="004C143F" w:rsidP="004C143F">
      <w:pPr>
        <w:pStyle w:val="NormalWeb"/>
        <w:numPr>
          <w:ilvl w:val="0"/>
          <w:numId w:val="2"/>
        </w:numPr>
        <w:spacing w:line="360" w:lineRule="auto"/>
        <w:jc w:val="lowKashida"/>
        <w:rPr>
          <w:rFonts w:asciiTheme="minorBidi" w:eastAsia="Calibri" w:hAnsiTheme="minorBidi" w:cstheme="minorBidi"/>
          <w:color w:val="FF0000"/>
          <w:sz w:val="20"/>
          <w:szCs w:val="20"/>
          <w:lang w:eastAsia="en-GB"/>
        </w:rPr>
      </w:pPr>
      <w:r w:rsidRPr="006E1972">
        <w:rPr>
          <w:rFonts w:asciiTheme="minorBidi" w:eastAsia="Calibri" w:hAnsiTheme="minorBidi" w:cstheme="minorBidi"/>
          <w:b/>
          <w:bCs/>
          <w:color w:val="FF0000"/>
          <w:sz w:val="20"/>
          <w:szCs w:val="20"/>
          <w:lang w:eastAsia="en-GB"/>
        </w:rPr>
        <w:t>Representation:</w:t>
      </w:r>
      <w:r w:rsidRPr="006E1972">
        <w:rPr>
          <w:rFonts w:asciiTheme="minorBidi" w:eastAsia="Calibri" w:hAnsiTheme="minorBidi" w:cstheme="minorBidi"/>
          <w:color w:val="FF0000"/>
          <w:sz w:val="20"/>
          <w:szCs w:val="20"/>
          <w:lang w:eastAsia="en-GB"/>
        </w:rPr>
        <w:t xml:space="preserve"> All amino acids in each protein chain were represented by their heavy atoms (excluding hydrogen atoms).</w:t>
      </w:r>
    </w:p>
    <w:p w14:paraId="275F8C9C" w14:textId="77777777" w:rsidR="004C143F" w:rsidRPr="006E1972" w:rsidRDefault="004C143F" w:rsidP="004C143F">
      <w:pPr>
        <w:pStyle w:val="NormalWeb"/>
        <w:numPr>
          <w:ilvl w:val="0"/>
          <w:numId w:val="2"/>
        </w:numPr>
        <w:spacing w:line="360" w:lineRule="auto"/>
        <w:jc w:val="lowKashida"/>
        <w:rPr>
          <w:rFonts w:asciiTheme="minorBidi" w:eastAsia="Calibri" w:hAnsiTheme="minorBidi" w:cstheme="minorBidi"/>
          <w:color w:val="FF0000"/>
          <w:sz w:val="20"/>
          <w:szCs w:val="20"/>
          <w:lang w:eastAsia="en-GB"/>
        </w:rPr>
      </w:pPr>
      <w:r w:rsidRPr="006E1972">
        <w:rPr>
          <w:rFonts w:asciiTheme="minorBidi" w:eastAsia="Calibri" w:hAnsiTheme="minorBidi" w:cstheme="minorBidi"/>
          <w:b/>
          <w:bCs/>
          <w:color w:val="FF0000"/>
          <w:sz w:val="20"/>
          <w:szCs w:val="20"/>
          <w:lang w:eastAsia="en-GB"/>
        </w:rPr>
        <w:t>Delaunay Tessellation:</w:t>
      </w:r>
      <w:r w:rsidRPr="006E1972">
        <w:rPr>
          <w:rFonts w:asciiTheme="minorBidi" w:eastAsia="Calibri" w:hAnsiTheme="minorBidi" w:cstheme="minorBidi"/>
          <w:color w:val="FF0000"/>
          <w:sz w:val="20"/>
          <w:szCs w:val="20"/>
          <w:lang w:eastAsia="en-GB"/>
        </w:rPr>
        <w:t xml:space="preserve"> A Delaunay tessellation of the resulting point set was computed using Qhull</w:t>
      </w:r>
      <w:r w:rsidRPr="005445F8">
        <w:rPr>
          <w:rFonts w:asciiTheme="minorBidi" w:eastAsia="Calibri" w:hAnsiTheme="minorBidi" w:cstheme="minorBidi"/>
          <w:color w:val="FF0000"/>
          <w:sz w:val="20"/>
          <w:szCs w:val="20"/>
          <w:lang w:eastAsia="en-GB"/>
        </w:rPr>
        <w:fldChar w:fldCharType="begin"/>
      </w:r>
      <w:r>
        <w:rPr>
          <w:rFonts w:asciiTheme="minorBidi" w:eastAsia="Calibri" w:hAnsiTheme="minorBidi" w:cstheme="minorBidi"/>
          <w:color w:val="FF0000"/>
          <w:sz w:val="20"/>
          <w:szCs w:val="20"/>
          <w:lang w:eastAsia="en-GB"/>
        </w:rPr>
        <w:instrText xml:space="preserve"> ADDIN EN.CITE &lt;EndNote&gt;&lt;Cite&gt;&lt;Author&gt;Barber&lt;/Author&gt;&lt;Year&gt;1996&lt;/Year&gt;&lt;RecNum&gt;84&lt;/RecNum&gt;&lt;DisplayText&gt;&lt;style face="superscript"&gt;42&lt;/style&gt;&lt;/DisplayText&gt;&lt;record&gt;&lt;rec-number&gt;84&lt;/rec-number&gt;&lt;foreign-keys&gt;&lt;key app="EN" db-id="t0xeswafvd5vpdeew0bpr5s0psfpsfxezwrs" timestamp="1704793191"&gt;84&lt;/key&gt;&lt;/foreign-keys&gt;&lt;ref-type name="Journal Article"&gt;17&lt;/ref-type&gt;&lt;contributors&gt;&lt;authors&gt;&lt;author&gt;Barber, C Bradford&lt;/author&gt;&lt;author&gt;Dobkin, David P&lt;/author&gt;&lt;author&gt;Huhdanpaa, Hannu&lt;/author&gt;&lt;/authors&gt;&lt;/contributors&gt;&lt;titles&gt;&lt;title&gt;The quickhull algorithm for convex hulls&lt;/title&gt;&lt;secondary-title&gt;ACM Transactions on Mathematical Software (TOMS)&lt;/secondary-title&gt;&lt;/titles&gt;&lt;pages&gt;469-483&lt;/pages&gt;&lt;volume&gt;22&lt;/volume&gt;&lt;number&gt;4&lt;/number&gt;&lt;dates&gt;&lt;year&gt;1996&lt;/year&gt;&lt;/dates&gt;&lt;isbn&gt;0098-3500&lt;/isbn&gt;&lt;urls&gt;&lt;/urls&gt;&lt;/record&gt;&lt;/Cite&gt;&lt;/EndNote&gt;</w:instrText>
      </w:r>
      <w:r w:rsidRPr="005445F8">
        <w:rPr>
          <w:rFonts w:asciiTheme="minorBidi" w:eastAsia="Calibri" w:hAnsiTheme="minorBidi" w:cstheme="minorBidi"/>
          <w:color w:val="FF0000"/>
          <w:sz w:val="20"/>
          <w:szCs w:val="20"/>
          <w:lang w:eastAsia="en-GB"/>
        </w:rPr>
        <w:fldChar w:fldCharType="separate"/>
      </w:r>
      <w:r w:rsidRPr="008F5DA0">
        <w:rPr>
          <w:rFonts w:asciiTheme="minorBidi" w:eastAsia="Calibri" w:hAnsiTheme="minorBidi" w:cstheme="minorBidi"/>
          <w:noProof/>
          <w:color w:val="FF0000"/>
          <w:sz w:val="20"/>
          <w:szCs w:val="20"/>
          <w:vertAlign w:val="superscript"/>
          <w:lang w:eastAsia="en-GB"/>
        </w:rPr>
        <w:t>42</w:t>
      </w:r>
      <w:r w:rsidRPr="005445F8">
        <w:rPr>
          <w:rFonts w:asciiTheme="minorBidi" w:eastAsia="Calibri" w:hAnsiTheme="minorBidi" w:cstheme="minorBidi"/>
          <w:color w:val="FF0000"/>
          <w:sz w:val="20"/>
          <w:szCs w:val="20"/>
          <w:lang w:eastAsia="en-GB"/>
        </w:rPr>
        <w:fldChar w:fldCharType="end"/>
      </w:r>
      <w:r w:rsidRPr="006E1972">
        <w:rPr>
          <w:rFonts w:asciiTheme="minorBidi" w:eastAsia="Calibri" w:hAnsiTheme="minorBidi" w:cstheme="minorBidi"/>
          <w:color w:val="FF0000"/>
          <w:sz w:val="20"/>
          <w:szCs w:val="20"/>
          <w:lang w:eastAsia="en-GB"/>
        </w:rPr>
        <w:t>, identifying neighboring atoms based on spatial proximity.</w:t>
      </w:r>
    </w:p>
    <w:p w14:paraId="17A1F459" w14:textId="77777777" w:rsidR="004C143F" w:rsidRPr="006E1972" w:rsidRDefault="004C143F" w:rsidP="004C143F">
      <w:pPr>
        <w:pStyle w:val="NormalWeb"/>
        <w:numPr>
          <w:ilvl w:val="0"/>
          <w:numId w:val="2"/>
        </w:numPr>
        <w:spacing w:line="360" w:lineRule="auto"/>
        <w:jc w:val="lowKashida"/>
        <w:rPr>
          <w:rFonts w:asciiTheme="minorBidi" w:eastAsia="Calibri" w:hAnsiTheme="minorBidi" w:cstheme="minorBidi"/>
          <w:color w:val="FF0000"/>
          <w:sz w:val="20"/>
          <w:szCs w:val="20"/>
          <w:lang w:eastAsia="en-GB"/>
        </w:rPr>
      </w:pPr>
      <w:r w:rsidRPr="006E1972">
        <w:rPr>
          <w:rFonts w:asciiTheme="minorBidi" w:eastAsia="Calibri" w:hAnsiTheme="minorBidi" w:cstheme="minorBidi"/>
          <w:b/>
          <w:bCs/>
          <w:color w:val="FF0000"/>
          <w:sz w:val="20"/>
          <w:szCs w:val="20"/>
          <w:lang w:eastAsia="en-GB"/>
        </w:rPr>
        <w:t>Defining Contacts:</w:t>
      </w:r>
      <w:r w:rsidRPr="006E1972">
        <w:rPr>
          <w:rFonts w:asciiTheme="minorBidi" w:eastAsia="Calibri" w:hAnsiTheme="minorBidi" w:cstheme="minorBidi"/>
          <w:color w:val="FF0000"/>
          <w:sz w:val="20"/>
          <w:szCs w:val="20"/>
          <w:lang w:eastAsia="en-GB"/>
        </w:rPr>
        <w:t xml:space="preserve"> Two atoms </w:t>
      </w:r>
      <w:proofErr w:type="gramStart"/>
      <w:r w:rsidRPr="006E1972">
        <w:rPr>
          <w:rFonts w:asciiTheme="minorBidi" w:eastAsia="Calibri" w:hAnsiTheme="minorBidi" w:cstheme="minorBidi"/>
          <w:color w:val="FF0000"/>
          <w:sz w:val="20"/>
          <w:szCs w:val="20"/>
          <w:lang w:eastAsia="en-GB"/>
        </w:rPr>
        <w:t>were considered to be</w:t>
      </w:r>
      <w:proofErr w:type="gramEnd"/>
      <w:r w:rsidRPr="006E1972">
        <w:rPr>
          <w:rFonts w:asciiTheme="minorBidi" w:eastAsia="Calibri" w:hAnsiTheme="minorBidi" w:cstheme="minorBidi"/>
          <w:color w:val="FF0000"/>
          <w:sz w:val="20"/>
          <w:szCs w:val="20"/>
          <w:lang w:eastAsia="en-GB"/>
        </w:rPr>
        <w:t xml:space="preserve"> in contact if they are connected by an edge in the Delaunay triangulation. This implies that they are not shielded from each other by other atoms, ensuring direct interaction without obstruction.</w:t>
      </w:r>
    </w:p>
    <w:p w14:paraId="3B27AC3C" w14:textId="77777777" w:rsidR="004C143F" w:rsidRPr="006E1972" w:rsidRDefault="004C143F" w:rsidP="004C143F">
      <w:pPr>
        <w:pStyle w:val="NormalWeb"/>
        <w:numPr>
          <w:ilvl w:val="0"/>
          <w:numId w:val="2"/>
        </w:numPr>
        <w:spacing w:line="360" w:lineRule="auto"/>
        <w:jc w:val="lowKashida"/>
        <w:rPr>
          <w:rFonts w:asciiTheme="minorBidi" w:eastAsia="Calibri" w:hAnsiTheme="minorBidi" w:cstheme="minorBidi"/>
          <w:color w:val="FF0000"/>
          <w:sz w:val="20"/>
          <w:szCs w:val="20"/>
          <w:lang w:eastAsia="en-GB"/>
        </w:rPr>
      </w:pPr>
      <w:r w:rsidRPr="006E1972">
        <w:rPr>
          <w:rFonts w:asciiTheme="minorBidi" w:eastAsia="Calibri" w:hAnsiTheme="minorBidi" w:cstheme="minorBidi"/>
          <w:b/>
          <w:bCs/>
          <w:color w:val="FF0000"/>
          <w:sz w:val="20"/>
          <w:szCs w:val="20"/>
          <w:lang w:eastAsia="en-GB"/>
        </w:rPr>
        <w:t xml:space="preserve">Distance Shells: </w:t>
      </w:r>
      <w:r w:rsidRPr="006E1972">
        <w:rPr>
          <w:rFonts w:asciiTheme="minorBidi" w:eastAsia="Calibri" w:hAnsiTheme="minorBidi" w:cstheme="minorBidi"/>
          <w:color w:val="FF0000"/>
          <w:sz w:val="20"/>
          <w:szCs w:val="20"/>
          <w:lang w:eastAsia="en-GB"/>
        </w:rPr>
        <w:t>The distances between contacting atoms were divided into 30 discrete shells, starting at 0.75 Å with each shell having a width of 0.5 Å. This binning allows for the extraction of distance-dependent interaction potentials.</w:t>
      </w:r>
    </w:p>
    <w:p w14:paraId="7C075295" w14:textId="77777777" w:rsidR="004C143F" w:rsidRPr="006E1972" w:rsidRDefault="004C143F" w:rsidP="004C143F">
      <w:pPr>
        <w:pStyle w:val="NormalWeb"/>
        <w:numPr>
          <w:ilvl w:val="0"/>
          <w:numId w:val="2"/>
        </w:numPr>
        <w:spacing w:line="360" w:lineRule="auto"/>
        <w:jc w:val="lowKashida"/>
        <w:rPr>
          <w:rFonts w:asciiTheme="minorBidi" w:hAnsiTheme="minorBidi" w:cstheme="minorBidi"/>
          <w:color w:val="FF0000"/>
          <w:sz w:val="20"/>
          <w:szCs w:val="20"/>
        </w:rPr>
      </w:pPr>
      <w:r w:rsidRPr="006E1972">
        <w:rPr>
          <w:rFonts w:asciiTheme="minorBidi" w:hAnsiTheme="minorBidi" w:cstheme="minorBidi"/>
          <w:b/>
          <w:bCs/>
          <w:color w:val="FF0000"/>
          <w:sz w:val="20"/>
          <w:szCs w:val="20"/>
        </w:rPr>
        <w:t>Interaction Range:</w:t>
      </w:r>
      <w:r w:rsidRPr="006E1972">
        <w:rPr>
          <w:rFonts w:asciiTheme="minorBidi" w:hAnsiTheme="minorBidi" w:cstheme="minorBidi"/>
          <w:color w:val="FF0000"/>
          <w:sz w:val="20"/>
          <w:szCs w:val="20"/>
        </w:rPr>
        <w:t xml:space="preserve"> Only atoms separated by less than 6 Å were considered to interact. If a third atom exists between two close atoms, preventing direct contact, the interaction was excluded. </w:t>
      </w:r>
      <w:r w:rsidRPr="006E1972">
        <w:rPr>
          <w:rFonts w:asciiTheme="minorBidi" w:hAnsiTheme="minorBidi" w:cstheme="minorBidi"/>
          <w:color w:val="FF0000"/>
          <w:sz w:val="20"/>
          <w:szCs w:val="20"/>
        </w:rPr>
        <w:lastRenderedPageBreak/>
        <w:t>Additionally, all pairwise interactions within the same residue were omitted to focus on inter-residue interactions.</w:t>
      </w:r>
    </w:p>
    <w:p w14:paraId="3FF827B3" w14:textId="77777777" w:rsidR="004C143F" w:rsidRPr="005445F8" w:rsidRDefault="004C143F" w:rsidP="004C143F">
      <w:pPr>
        <w:pStyle w:val="NormalWeb"/>
        <w:spacing w:line="360" w:lineRule="auto"/>
        <w:jc w:val="lowKashida"/>
        <w:rPr>
          <w:rFonts w:asciiTheme="minorBidi" w:hAnsiTheme="minorBidi" w:cstheme="minorBidi"/>
          <w:color w:val="FF0000"/>
          <w:sz w:val="20"/>
          <w:szCs w:val="20"/>
        </w:rPr>
      </w:pPr>
      <w:r w:rsidRPr="005445F8">
        <w:rPr>
          <w:rFonts w:asciiTheme="minorBidi" w:hAnsiTheme="minorBidi" w:cstheme="minorBidi"/>
          <w:b/>
          <w:bCs/>
          <w:color w:val="FF0000"/>
          <w:sz w:val="20"/>
          <w:szCs w:val="20"/>
        </w:rPr>
        <w:t>Atom Types:</w:t>
      </w:r>
      <w:r w:rsidRPr="005445F8">
        <w:rPr>
          <w:rFonts w:asciiTheme="minorBidi" w:hAnsiTheme="minorBidi" w:cstheme="minorBidi"/>
          <w:color w:val="FF0000"/>
          <w:sz w:val="20"/>
          <w:szCs w:val="20"/>
        </w:rPr>
        <w:t xml:space="preserve"> A total of 167 atom types were considered by treating non-hydrogen atoms as distinct based on their specific amino acid residues.</w:t>
      </w:r>
    </w:p>
    <w:p w14:paraId="2E17C463" w14:textId="77777777" w:rsidR="004C143F" w:rsidRPr="005445F8" w:rsidRDefault="004C143F" w:rsidP="004C143F">
      <w:pPr>
        <w:pStyle w:val="NormalWeb"/>
        <w:spacing w:line="360" w:lineRule="auto"/>
        <w:jc w:val="lowKashida"/>
        <w:rPr>
          <w:rFonts w:asciiTheme="minorBidi" w:hAnsiTheme="minorBidi" w:cstheme="minorBidi"/>
          <w:color w:val="FF0000"/>
          <w:sz w:val="20"/>
          <w:szCs w:val="20"/>
        </w:rPr>
      </w:pPr>
      <w:r w:rsidRPr="00B53E7E">
        <w:rPr>
          <w:rFonts w:asciiTheme="minorBidi" w:hAnsiTheme="minorBidi" w:cstheme="minorBidi"/>
          <w:b/>
          <w:bCs/>
          <w:color w:val="FF0000"/>
          <w:sz w:val="20"/>
          <w:szCs w:val="20"/>
        </w:rPr>
        <w:t>Energy Calculation:</w:t>
      </w:r>
      <w:r w:rsidRPr="00B53E7E">
        <w:rPr>
          <w:rFonts w:asciiTheme="minorBidi" w:hAnsiTheme="minorBidi" w:cstheme="minorBidi"/>
          <w:color w:val="FF0000"/>
          <w:sz w:val="20"/>
          <w:szCs w:val="20"/>
        </w:rPr>
        <w:t xml:space="preserve"> The potential energy between two atoms</w:t>
      </w:r>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highlight w:val="white"/>
        </w:rPr>
        <w:t> </w:t>
      </w:r>
      <w:r w:rsidRPr="00B53E7E">
        <w:rPr>
          <w:rFonts w:asciiTheme="minorBidi" w:hAnsiTheme="minorBidi" w:cstheme="minorBidi"/>
          <w:color w:val="FF0000"/>
          <w:sz w:val="20"/>
          <w:szCs w:val="20"/>
        </w:rPr>
        <w:t xml:space="preserve"> and </w:t>
      </w:r>
      <m:oMath>
        <m:r>
          <w:rPr>
            <w:rFonts w:ascii="Cambria Math" w:eastAsia="Cambria Math" w:hAnsi="Cambria Math" w:cstheme="minorBidi"/>
            <w:color w:val="FF0000"/>
            <w:sz w:val="20"/>
            <w:szCs w:val="20"/>
          </w:rPr>
          <m:t>j</m:t>
        </m:r>
      </m:oMath>
      <w:r w:rsidRPr="005445F8">
        <w:rPr>
          <w:rFonts w:asciiTheme="minorBidi" w:hAnsiTheme="minorBidi" w:cstheme="minorBidi"/>
          <w:color w:val="FF0000"/>
          <w:sz w:val="20"/>
          <w:szCs w:val="20"/>
          <w:highlight w:val="white"/>
        </w:rPr>
        <w:t> </w:t>
      </w:r>
      <w:r w:rsidRPr="00B53E7E">
        <w:rPr>
          <w:rFonts w:asciiTheme="minorBidi" w:hAnsiTheme="minorBidi" w:cstheme="minorBidi"/>
          <w:color w:val="FF0000"/>
          <w:sz w:val="20"/>
          <w:szCs w:val="20"/>
        </w:rPr>
        <w:t xml:space="preserve"> at distance</w:t>
      </w:r>
      <w:r w:rsidRPr="005445F8">
        <w:rPr>
          <w:rFonts w:asciiTheme="minorBidi" w:hAnsiTheme="minorBidi" w:cstheme="minorBidi"/>
          <w:color w:val="FF0000"/>
          <w:sz w:val="20"/>
          <w:szCs w:val="20"/>
        </w:rPr>
        <w:t xml:space="preserve"> </w:t>
      </w:r>
      <m:oMath>
        <m:r>
          <w:rPr>
            <w:rFonts w:ascii="Cambria Math" w:eastAsia="Cambria Math" w:hAnsi="Cambria Math" w:cstheme="minorBidi"/>
            <w:color w:val="FF0000"/>
            <w:sz w:val="20"/>
            <w:szCs w:val="20"/>
          </w:rPr>
          <m:t>d</m:t>
        </m:r>
      </m:oMath>
      <w:r w:rsidRPr="00B53E7E">
        <w:rPr>
          <w:rFonts w:asciiTheme="minorBidi" w:hAnsiTheme="minorBidi" w:cstheme="minorBidi"/>
          <w:color w:val="FF0000"/>
          <w:sz w:val="20"/>
          <w:szCs w:val="20"/>
        </w:rPr>
        <w:t xml:space="preserve"> was calculated using the following equation:</w:t>
      </w:r>
    </w:p>
    <w:p w14:paraId="60D5D2F1" w14:textId="77777777" w:rsidR="004C143F" w:rsidRPr="00B53E7E" w:rsidRDefault="004C143F" w:rsidP="004C143F">
      <w:pPr>
        <w:pStyle w:val="NormalWeb"/>
        <w:spacing w:line="360" w:lineRule="auto"/>
        <w:jc w:val="center"/>
        <w:rPr>
          <w:rFonts w:asciiTheme="minorBidi" w:hAnsiTheme="minorBidi" w:cstheme="minorBidi"/>
          <w:color w:val="FF0000"/>
          <w:sz w:val="20"/>
          <w:szCs w:val="20"/>
        </w:rPr>
      </w:pPr>
      <m:oMath>
        <m:r>
          <w:rPr>
            <w:rFonts w:ascii="Cambria Math" w:eastAsia="Cambria Math" w:hAnsi="Cambria Math" w:cstheme="minorBidi"/>
            <w:color w:val="FF0000"/>
            <w:sz w:val="20"/>
            <w:szCs w:val="20"/>
          </w:rPr>
          <m:t>∆</m:t>
        </m:r>
        <m:sSup>
          <m:sSupPr>
            <m:ctrlPr>
              <w:rPr>
                <w:rFonts w:ascii="Cambria Math" w:eastAsia="Cambria Math" w:hAnsi="Cambria Math" w:cstheme="minorBidi"/>
                <w:color w:val="FF0000"/>
                <w:sz w:val="20"/>
                <w:szCs w:val="20"/>
              </w:rPr>
            </m:ctrlPr>
          </m:sSupPr>
          <m:e>
            <m:r>
              <w:rPr>
                <w:rFonts w:ascii="Cambria Math" w:eastAsia="Cambria Math" w:hAnsi="Cambria Math" w:cstheme="minorBidi"/>
                <w:color w:val="FF0000"/>
                <w:sz w:val="20"/>
                <w:szCs w:val="20"/>
              </w:rPr>
              <m:t>E</m:t>
            </m:r>
          </m:e>
          <m:sup>
            <m:r>
              <w:rPr>
                <w:rFonts w:ascii="Cambria Math" w:eastAsia="Cambria Math" w:hAnsi="Cambria Math" w:cstheme="minorBidi"/>
                <w:color w:val="FF0000"/>
                <w:sz w:val="20"/>
                <w:szCs w:val="20"/>
              </w:rPr>
              <m:t>ij</m:t>
            </m:r>
          </m:sup>
        </m:sSup>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rPr>
              <m:t>d</m:t>
            </m:r>
          </m:e>
        </m:d>
        <m:r>
          <w:rPr>
            <w:rFonts w:ascii="Cambria Math" w:eastAsia="Cambria Math" w:hAnsi="Cambria Math" w:cstheme="minorBidi"/>
            <w:color w:val="FF0000"/>
            <w:sz w:val="20"/>
            <w:szCs w:val="20"/>
          </w:rPr>
          <m:t>=RT</m:t>
        </m:r>
        <m:d>
          <m:dPr>
            <m:begChr m:val="["/>
            <m:endChr m:val="]"/>
            <m:ctrlPr>
              <w:rPr>
                <w:rFonts w:ascii="Cambria Math" w:eastAsia="Cambria Math" w:hAnsi="Cambria Math" w:cstheme="minorBidi"/>
                <w:color w:val="FF0000"/>
                <w:sz w:val="20"/>
                <w:szCs w:val="20"/>
              </w:rPr>
            </m:ctrlPr>
          </m:dPr>
          <m:e>
            <m:box>
              <m:boxPr>
                <m:opEmu m:val="1"/>
                <m:ctrlPr>
                  <w:rPr>
                    <w:rFonts w:ascii="Cambria Math" w:eastAsia="Cambria Math" w:hAnsi="Cambria Math" w:cstheme="minorBidi"/>
                    <w:color w:val="FF0000"/>
                    <w:sz w:val="20"/>
                    <w:szCs w:val="20"/>
                  </w:rPr>
                </m:ctrlPr>
              </m:boxPr>
              <m:e>
                <m:r>
                  <w:rPr>
                    <w:rFonts w:ascii="Cambria Math" w:eastAsia="Cambria Math" w:hAnsi="Cambria Math" w:cstheme="minorBidi"/>
                    <w:color w:val="FF0000"/>
                    <w:sz w:val="20"/>
                    <w:szCs w:val="20"/>
                  </w:rPr>
                  <m:t>ln</m:t>
                </m:r>
              </m:e>
            </m:box>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rPr>
                  <m:t>1+</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σ</m:t>
                </m:r>
              </m:e>
            </m:d>
            <m:r>
              <w:rPr>
                <w:rFonts w:ascii="Cambria Math" w:hAnsi="Cambria Math" w:cstheme="minorBidi"/>
                <w:color w:val="FF0000"/>
                <w:sz w:val="20"/>
                <w:szCs w:val="20"/>
              </w:rPr>
              <m:t xml:space="preserve"> </m:t>
            </m:r>
            <m:r>
              <w:rPr>
                <w:rFonts w:ascii="Cambria Math" w:eastAsia="Cambria Math" w:hAnsi="Cambria Math" w:cstheme="minorBidi"/>
                <w:color w:val="FF0000"/>
                <w:sz w:val="20"/>
                <w:szCs w:val="20"/>
              </w:rPr>
              <m:t>-ln⁡(1+</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σ(</m:t>
            </m:r>
            <m:f>
              <m:fPr>
                <m:ctrlPr>
                  <w:rPr>
                    <w:rFonts w:ascii="Cambria Math" w:eastAsia="Cambria Math" w:hAnsi="Cambria Math" w:cstheme="minorBidi"/>
                    <w:color w:val="FF0000"/>
                    <w:sz w:val="20"/>
                    <w:szCs w:val="20"/>
                  </w:rPr>
                </m:ctrlPr>
              </m:fPr>
              <m:num>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(d)</m:t>
                </m:r>
              </m:num>
              <m:den>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xx</m:t>
                    </m:r>
                  </m:sub>
                </m:sSub>
                <m:r>
                  <w:rPr>
                    <w:rFonts w:ascii="Cambria Math" w:eastAsia="Cambria Math" w:hAnsi="Cambria Math" w:cstheme="minorBidi"/>
                    <w:color w:val="FF0000"/>
                    <w:sz w:val="20"/>
                    <w:szCs w:val="20"/>
                  </w:rPr>
                  <m:t>(d)</m:t>
                </m:r>
              </m:den>
            </m:f>
            <m:r>
              <w:rPr>
                <w:rFonts w:ascii="Cambria Math" w:eastAsia="Cambria Math" w:hAnsi="Cambria Math" w:cstheme="minorBidi"/>
                <w:color w:val="FF0000"/>
                <w:sz w:val="20"/>
                <w:szCs w:val="20"/>
              </w:rPr>
              <m:t>))</m:t>
            </m:r>
          </m:e>
        </m:d>
      </m:oMath>
      <w:r w:rsidRPr="00995173">
        <w:rPr>
          <w:rFonts w:asciiTheme="minorBidi" w:eastAsia="Cambria Math" w:hAnsiTheme="minorBidi" w:cstheme="minorBidi"/>
          <w:color w:val="FF0000"/>
          <w:sz w:val="20"/>
          <w:szCs w:val="20"/>
        </w:rPr>
        <w:t xml:space="preserve">                (1)</w:t>
      </w:r>
    </w:p>
    <w:p w14:paraId="060A649C" w14:textId="77777777" w:rsidR="004C143F" w:rsidRPr="005445F8" w:rsidRDefault="004C143F" w:rsidP="004C143F">
      <w:pPr>
        <w:spacing w:line="360" w:lineRule="auto"/>
        <w:jc w:val="both"/>
        <w:rPr>
          <w:rFonts w:asciiTheme="minorBidi" w:hAnsiTheme="minorBidi" w:cstheme="minorBidi"/>
          <w:color w:val="FF0000"/>
          <w:sz w:val="20"/>
          <w:szCs w:val="20"/>
          <w:highlight w:val="white"/>
        </w:rPr>
      </w:pPr>
      <w:r w:rsidRPr="005445F8">
        <w:rPr>
          <w:rFonts w:asciiTheme="minorBidi" w:hAnsiTheme="minorBidi" w:cstheme="minorBidi"/>
          <w:color w:val="FF0000"/>
          <w:sz w:val="20"/>
          <w:szCs w:val="20"/>
          <w:highlight w:val="white"/>
        </w:rPr>
        <w:t xml:space="preserve">where </w:t>
      </w:r>
      <w:r w:rsidRPr="005445F8">
        <w:rPr>
          <w:rFonts w:asciiTheme="minorBidi" w:hAnsiTheme="minorBidi" w:cstheme="minorBidi"/>
          <w:i/>
          <w:color w:val="FF0000"/>
          <w:sz w:val="20"/>
          <w:szCs w:val="20"/>
          <w:highlight w:val="white"/>
        </w:rPr>
        <w:t>RT</w:t>
      </w:r>
      <w:r w:rsidRPr="005445F8">
        <w:rPr>
          <w:rFonts w:asciiTheme="minorBidi" w:hAnsiTheme="minorBidi" w:cstheme="minorBidi"/>
          <w:color w:val="FF0000"/>
          <w:sz w:val="20"/>
          <w:szCs w:val="20"/>
          <w:highlight w:val="white"/>
        </w:rPr>
        <w:t> is constant and equal to 0.582 kcal/mole.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oMath>
      <w:r w:rsidRPr="005445F8">
        <w:rPr>
          <w:rFonts w:asciiTheme="minorBidi" w:hAnsiTheme="minorBidi" w:cstheme="minorBidi"/>
          <w:color w:val="FF0000"/>
          <w:sz w:val="20"/>
          <w:szCs w:val="20"/>
          <w:highlight w:val="white"/>
        </w:rPr>
        <w:t> is the number of observations for atomic pair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highlight w:val="white"/>
        </w:rPr>
        <w:t> and </w:t>
      </w:r>
      <m:oMath>
        <m:r>
          <w:rPr>
            <w:rFonts w:ascii="Cambria Math" w:eastAsia="Cambria Math" w:hAnsi="Cambria Math" w:cstheme="minorBidi"/>
            <w:color w:val="FF0000"/>
            <w:sz w:val="20"/>
            <w:szCs w:val="20"/>
          </w:rPr>
          <m:t>j</m:t>
        </m:r>
      </m:oMath>
      <w:r w:rsidRPr="005445F8">
        <w:rPr>
          <w:rFonts w:asciiTheme="minorBidi" w:hAnsiTheme="minorBidi" w:cstheme="minorBidi"/>
          <w:color w:val="FF0000"/>
          <w:sz w:val="20"/>
          <w:szCs w:val="20"/>
          <w:highlight w:val="white"/>
        </w:rPr>
        <w:t xml:space="preserv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is the relative frequency of occurrence for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highlight w:val="white"/>
        </w:rPr>
        <w:t> and </w:t>
      </w:r>
      <m:oMath>
        <m:r>
          <w:rPr>
            <w:rFonts w:ascii="Cambria Math" w:eastAsia="Cambria Math" w:hAnsi="Cambria Math" w:cstheme="minorBidi"/>
            <w:color w:val="FF0000"/>
            <w:sz w:val="20"/>
            <w:szCs w:val="20"/>
          </w:rPr>
          <m:t>j</m:t>
        </m:r>
      </m:oMath>
      <w:r w:rsidRPr="005445F8">
        <w:rPr>
          <w:rFonts w:asciiTheme="minorBidi" w:hAnsiTheme="minorBidi" w:cstheme="minorBidi"/>
          <w:color w:val="FF0000"/>
          <w:sz w:val="20"/>
          <w:szCs w:val="20"/>
          <w:highlight w:val="white"/>
        </w:rPr>
        <w:t xml:space="preserve"> in distance class </w:t>
      </w:r>
      <m:oMath>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xx</m:t>
            </m:r>
          </m:sub>
        </m:sSub>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is the relative frequency of occurrence for all atomic pairs in distance shell </w:t>
      </w:r>
      <m:oMath>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σ</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 xml:space="preserve">is the weight given to each observation. As discussed by </w:t>
      </w:r>
      <w:proofErr w:type="spellStart"/>
      <w:r w:rsidRPr="005445F8">
        <w:rPr>
          <w:rFonts w:asciiTheme="minorBidi" w:hAnsiTheme="minorBidi" w:cstheme="minorBidi"/>
          <w:color w:val="FF0000"/>
          <w:sz w:val="20"/>
          <w:szCs w:val="20"/>
          <w:highlight w:val="white"/>
        </w:rPr>
        <w:t>Sippl</w:t>
      </w:r>
      <w:proofErr w:type="spellEnd"/>
      <w:r w:rsidRPr="005445F8">
        <w:rPr>
          <w:rFonts w:asciiTheme="minorBidi" w:hAnsiTheme="minorBidi" w:cstheme="minorBidi"/>
          <w:color w:val="FF0000"/>
          <w:sz w:val="20"/>
          <w:szCs w:val="20"/>
          <w:highlight w:val="white"/>
        </w:rPr>
        <w:t xml:space="preserve"> </w:t>
      </w:r>
      <w:r w:rsidRPr="005445F8">
        <w:rPr>
          <w:rFonts w:asciiTheme="minorBidi" w:hAnsiTheme="minorBidi" w:cstheme="minorBidi"/>
          <w:color w:val="FF0000"/>
          <w:sz w:val="20"/>
          <w:szCs w:val="20"/>
          <w:highlight w:val="white"/>
        </w:rPr>
        <w:fldChar w:fldCharType="begin"/>
      </w:r>
      <w:r w:rsidRPr="005445F8">
        <w:rPr>
          <w:rFonts w:asciiTheme="minorBidi" w:hAnsiTheme="minorBidi" w:cstheme="minorBidi"/>
          <w:color w:val="FF0000"/>
          <w:sz w:val="20"/>
          <w:szCs w:val="20"/>
          <w:highlight w:val="white"/>
        </w:rPr>
        <w:instrText xml:space="preserve"> ADDIN EN.CITE &lt;EndNote&gt;&lt;Cite&gt;&lt;Author&gt;Sippl&lt;/Author&gt;&lt;Year&gt;1993&lt;/Year&gt;&lt;RecNum&gt;14&lt;/RecNum&gt;&lt;DisplayText&gt;&lt;style face="superscript"&gt;7&lt;/style&gt;&lt;/DisplayText&gt;&lt;record&gt;&lt;rec-number&gt;14&lt;/rec-number&gt;&lt;foreign-keys&gt;&lt;key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design&lt;/secondary-title&gt;&lt;/titles&gt;&lt;pages&gt;473--501&lt;/pages&gt;&lt;volume&gt;7&lt;/volume&gt;&lt;dates&gt;&lt;year&gt;1993&lt;/year&gt;&lt;/dates&gt;&lt;urls&gt;&lt;/urls&gt;&lt;/record&gt;&lt;/Cite&gt;&lt;/EndNote&gt;</w:instrText>
      </w:r>
      <w:r w:rsidRPr="005445F8">
        <w:rPr>
          <w:rFonts w:asciiTheme="minorBidi" w:hAnsiTheme="minorBidi" w:cstheme="minorBidi"/>
          <w:color w:val="FF0000"/>
          <w:sz w:val="20"/>
          <w:szCs w:val="20"/>
          <w:highlight w:val="white"/>
        </w:rPr>
        <w:fldChar w:fldCharType="separate"/>
      </w:r>
      <w:r w:rsidRPr="005445F8">
        <w:rPr>
          <w:rFonts w:asciiTheme="minorBidi" w:hAnsiTheme="minorBidi" w:cstheme="minorBidi"/>
          <w:noProof/>
          <w:color w:val="FF0000"/>
          <w:sz w:val="20"/>
          <w:szCs w:val="20"/>
          <w:highlight w:val="white"/>
          <w:vertAlign w:val="superscript"/>
        </w:rPr>
        <w:t>7</w:t>
      </w:r>
      <w:r w:rsidRPr="005445F8">
        <w:rPr>
          <w:rFonts w:asciiTheme="minorBidi" w:hAnsiTheme="minorBidi" w:cstheme="minorBidi"/>
          <w:color w:val="FF0000"/>
          <w:sz w:val="20"/>
          <w:szCs w:val="20"/>
          <w:highlight w:val="white"/>
        </w:rPr>
        <w:fldChar w:fldCharType="end"/>
      </w:r>
      <w:r w:rsidRPr="005445F8">
        <w:rPr>
          <w:rFonts w:asciiTheme="minorBidi" w:hAnsiTheme="minorBidi" w:cstheme="minorBidi"/>
          <w:color w:val="FF0000"/>
          <w:sz w:val="20"/>
          <w:szCs w:val="20"/>
          <w:highlight w:val="white"/>
        </w:rPr>
        <w:t>, it was assumed that</w:t>
      </w:r>
      <m:oMath>
        <m:r>
          <w:rPr>
            <w:rFonts w:ascii="Cambria Math" w:eastAsia="Cambria Math" w:hAnsi="Cambria Math" w:cstheme="minorBidi"/>
            <w:color w:val="FF0000"/>
            <w:sz w:val="20"/>
            <w:szCs w:val="20"/>
          </w:rPr>
          <m:t xml:space="preserve"> σ=0.02</m:t>
        </m:r>
      </m:oMath>
      <w:r w:rsidRPr="005445F8">
        <w:rPr>
          <w:rFonts w:asciiTheme="minorBidi" w:hAnsiTheme="minorBidi" w:cstheme="minorBidi"/>
          <w:color w:val="FF0000"/>
          <w:sz w:val="20"/>
          <w:szCs w:val="20"/>
          <w:highlight w:val="white"/>
        </w:rPr>
        <w:t>.</w:t>
      </w:r>
    </w:p>
    <w:p w14:paraId="57C26E37" w14:textId="77777777" w:rsidR="004C143F" w:rsidRPr="005445F8" w:rsidRDefault="004C143F" w:rsidP="004C143F">
      <w:pPr>
        <w:spacing w:line="360" w:lineRule="auto"/>
        <w:jc w:val="both"/>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The potential energy associated with the interaction of residues A and B denoted by </w:t>
      </w:r>
      <m:oMath>
        <m:r>
          <w:rPr>
            <w:rFonts w:ascii="Cambria Math" w:eastAsia="Cambria Math" w:hAnsi="Cambria Math" w:cstheme="minorBidi"/>
            <w:color w:val="FF0000"/>
            <w:sz w:val="20"/>
            <w:szCs w:val="20"/>
          </w:rPr>
          <m:t>∆E(A,B)</m:t>
        </m:r>
      </m:oMath>
      <w:r w:rsidRPr="005445F8">
        <w:rPr>
          <w:rFonts w:asciiTheme="minorBidi" w:hAnsiTheme="minorBidi" w:cstheme="minorBidi"/>
          <w:color w:val="FF0000"/>
          <w:sz w:val="20"/>
          <w:szCs w:val="20"/>
        </w:rPr>
        <w:t xml:space="preserve"> is estimated by summing the pairwise potentials between the atoms of each of these residues as follows:</w:t>
      </w:r>
    </w:p>
    <w:p w14:paraId="590B2100" w14:textId="77777777" w:rsidR="004C143F" w:rsidRPr="005445F8" w:rsidRDefault="004C143F" w:rsidP="004C143F">
      <w:pPr>
        <w:jc w:val="center"/>
        <w:rPr>
          <w:rFonts w:asciiTheme="minorBidi" w:eastAsia="Cambria Math" w:hAnsiTheme="minorBidi" w:cstheme="minorBidi"/>
          <w:color w:val="FF0000"/>
          <w:sz w:val="20"/>
          <w:szCs w:val="20"/>
        </w:rPr>
      </w:pPr>
      <m:oMath>
        <m:r>
          <w:rPr>
            <w:rFonts w:ascii="Cambria Math" w:eastAsia="Cambria Math" w:hAnsi="Cambria Math" w:cstheme="minorBidi"/>
            <w:color w:val="FF0000"/>
            <w:sz w:val="20"/>
            <w:szCs w:val="20"/>
          </w:rPr>
          <m:t>∆E(A,B)=</m:t>
        </m:r>
        <m:nary>
          <m:naryPr>
            <m:chr m:val="∑"/>
            <m:limLoc m:val="undOvr"/>
            <m:supHide m:val="1"/>
            <m:ctrlPr>
              <w:rPr>
                <w:rFonts w:ascii="Cambria Math" w:eastAsia="Cambria Math" w:hAnsi="Cambria Math" w:cstheme="minorBidi"/>
                <w:i/>
                <w:color w:val="FF0000"/>
                <w:sz w:val="20"/>
                <w:szCs w:val="20"/>
              </w:rPr>
            </m:ctrlPr>
          </m:naryPr>
          <m:sub>
            <m:r>
              <w:rPr>
                <w:rFonts w:ascii="Cambria Math" w:eastAsia="Cambria Math" w:hAnsi="Cambria Math" w:cstheme="minorBidi"/>
                <w:color w:val="FF0000"/>
                <w:sz w:val="20"/>
                <w:szCs w:val="20"/>
              </w:rPr>
              <m:t>i∈A,j∈B</m:t>
            </m:r>
          </m:sub>
          <m:sup/>
          <m:e>
            <m:r>
              <w:rPr>
                <w:rFonts w:ascii="Cambria Math" w:eastAsia="Cambria Math" w:hAnsi="Cambria Math" w:cstheme="minorBidi"/>
                <w:color w:val="FF0000"/>
                <w:sz w:val="20"/>
                <w:szCs w:val="20"/>
              </w:rPr>
              <m:t>∆</m:t>
            </m:r>
            <m:sSup>
              <m:sSupPr>
                <m:ctrlPr>
                  <w:rPr>
                    <w:rFonts w:ascii="Cambria Math" w:eastAsia="Cambria Math" w:hAnsi="Cambria Math" w:cstheme="minorBidi"/>
                    <w:color w:val="FF0000"/>
                    <w:sz w:val="20"/>
                    <w:szCs w:val="20"/>
                  </w:rPr>
                </m:ctrlPr>
              </m:sSupPr>
              <m:e>
                <m:r>
                  <w:rPr>
                    <w:rFonts w:ascii="Cambria Math" w:eastAsia="Cambria Math" w:hAnsi="Cambria Math" w:cstheme="minorBidi"/>
                    <w:color w:val="FF0000"/>
                    <w:sz w:val="20"/>
                    <w:szCs w:val="20"/>
                  </w:rPr>
                  <m:t>E</m:t>
                </m:r>
              </m:e>
              <m:sup>
                <m:r>
                  <w:rPr>
                    <w:rFonts w:ascii="Cambria Math" w:eastAsia="Cambria Math" w:hAnsi="Cambria Math" w:cstheme="minorBidi"/>
                    <w:color w:val="FF0000"/>
                    <w:sz w:val="20"/>
                    <w:szCs w:val="20"/>
                  </w:rPr>
                  <m:t>ij</m:t>
                </m:r>
              </m:sup>
            </m:sSup>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rPr>
                  <m:t>d</m:t>
                </m:r>
              </m:e>
            </m:d>
          </m:e>
        </m:nary>
      </m:oMath>
      <w:r w:rsidRPr="005445F8">
        <w:rPr>
          <w:rFonts w:asciiTheme="minorBidi" w:eastAsia="Cambria Math" w:hAnsiTheme="minorBidi" w:cstheme="minorBidi"/>
          <w:color w:val="FF0000"/>
          <w:sz w:val="20"/>
          <w:szCs w:val="20"/>
        </w:rPr>
        <w:t xml:space="preserve">                            (2)</w:t>
      </w:r>
    </w:p>
    <w:p w14:paraId="1AFDE1DB" w14:textId="77777777" w:rsidR="004C143F" w:rsidRPr="005445F8" w:rsidRDefault="004C143F" w:rsidP="004C143F">
      <w:pPr>
        <w:jc w:val="center"/>
        <w:rPr>
          <w:rFonts w:asciiTheme="minorBidi" w:eastAsia="Cambria Math" w:hAnsiTheme="minorBidi" w:cstheme="minorBidi"/>
          <w:color w:val="FF0000"/>
          <w:sz w:val="20"/>
          <w:szCs w:val="20"/>
        </w:rPr>
      </w:pPr>
    </w:p>
    <w:p w14:paraId="18CE54C5" w14:textId="77777777" w:rsidR="004C143F" w:rsidRPr="005445F8" w:rsidRDefault="004C143F" w:rsidP="004C143F">
      <w:pPr>
        <w:spacing w:line="360" w:lineRule="auto"/>
        <w:jc w:val="both"/>
        <w:rPr>
          <w:rFonts w:asciiTheme="minorBidi" w:hAnsiTheme="minorBidi" w:cstheme="minorBidi"/>
          <w:color w:val="FF0000"/>
          <w:sz w:val="20"/>
          <w:szCs w:val="20"/>
          <w:highlight w:val="white"/>
        </w:rPr>
      </w:pPr>
      <w:r w:rsidRPr="00DA1413">
        <w:rPr>
          <w:rFonts w:asciiTheme="minorBidi" w:hAnsiTheme="minorBidi" w:cstheme="minorBidi"/>
          <w:color w:val="FF0000"/>
          <w:sz w:val="20"/>
          <w:szCs w:val="20"/>
          <w:highlight w:val="white"/>
        </w:rPr>
        <w:t>where the sum is over all atom pairs in contact, identified via the Delaunay triangulation method</w:t>
      </w:r>
      <w:r w:rsidRPr="005445F8">
        <w:rPr>
          <w:rFonts w:asciiTheme="minorBidi" w:hAnsiTheme="minorBidi" w:cstheme="minorBidi"/>
          <w:color w:val="FF0000"/>
          <w:sz w:val="20"/>
          <w:szCs w:val="20"/>
          <w:highlight w:val="white"/>
        </w:rPr>
        <w:t xml:space="preserve">. </w:t>
      </w:r>
    </w:p>
    <w:p w14:paraId="3E96C49C" w14:textId="77777777" w:rsidR="004C143F" w:rsidRPr="005445F8" w:rsidRDefault="004C143F" w:rsidP="004C143F">
      <w:pPr>
        <w:spacing w:line="360" w:lineRule="auto"/>
        <w:jc w:val="both"/>
        <w:rPr>
          <w:rFonts w:asciiTheme="minorBidi" w:hAnsiTheme="minorBidi" w:cstheme="minorBidi"/>
          <w:color w:val="FF0000"/>
          <w:sz w:val="20"/>
          <w:szCs w:val="20"/>
          <w:highlight w:val="white"/>
        </w:rPr>
      </w:pPr>
    </w:p>
    <w:p w14:paraId="3901739B" w14:textId="77777777" w:rsidR="004C143F" w:rsidRPr="005445F8" w:rsidRDefault="004C143F" w:rsidP="004C143F">
      <w:pPr>
        <w:spacing w:line="360" w:lineRule="auto"/>
        <w:jc w:val="both"/>
        <w:rPr>
          <w:rFonts w:asciiTheme="minorBidi" w:hAnsiTheme="minorBidi" w:cstheme="minorBidi"/>
          <w:color w:val="FF0000"/>
          <w:sz w:val="20"/>
          <w:szCs w:val="20"/>
        </w:rPr>
      </w:pPr>
      <w:r w:rsidRPr="005445F8">
        <w:rPr>
          <w:rFonts w:asciiTheme="minorBidi" w:hAnsiTheme="minorBidi" w:cstheme="minorBidi"/>
          <w:b/>
          <w:bCs/>
          <w:color w:val="FF0000"/>
          <w:sz w:val="20"/>
          <w:szCs w:val="20"/>
        </w:rPr>
        <w:t>Structural Profile of Energy (SPE):</w:t>
      </w:r>
      <w:r w:rsidRPr="005445F8">
        <w:rPr>
          <w:rFonts w:asciiTheme="minorBidi" w:hAnsiTheme="minorBidi" w:cstheme="minorBidi"/>
          <w:color w:val="FF0000"/>
          <w:sz w:val="20"/>
          <w:szCs w:val="20"/>
        </w:rPr>
        <w:t xml:space="preserve"> Given the 20 standard amino acids, there are 210 unique amino acid-amino acid interaction types. For each protein structure, a 210-dimensional vector was created to represent the distance-dependent energy interactions between residues. Each dimension corresponds to the energy interaction between a specific pair of amino acid types</w:t>
      </w:r>
      <w:r>
        <w:rPr>
          <w:rFonts w:asciiTheme="minorBidi" w:hAnsiTheme="minorBidi" w:cstheme="minorBidi"/>
          <w:color w:val="FF0000"/>
          <w:sz w:val="20"/>
          <w:szCs w:val="20"/>
        </w:rPr>
        <w:t>.</w:t>
      </w:r>
      <w:r w:rsidRPr="005445F8">
        <w:rPr>
          <w:rFonts w:asciiTheme="minorBidi" w:hAnsiTheme="minorBidi" w:cstheme="minorBidi"/>
          <w:color w:val="FF0000"/>
          <w:sz w:val="20"/>
          <w:szCs w:val="20"/>
        </w:rPr>
        <w:t xml:space="preserve"> </w:t>
      </w:r>
      <w:r>
        <w:rPr>
          <w:rFonts w:asciiTheme="minorBidi" w:hAnsiTheme="minorBidi" w:cstheme="minorBidi"/>
          <w:color w:val="FF0000"/>
          <w:sz w:val="20"/>
          <w:szCs w:val="20"/>
        </w:rPr>
        <w:t>T</w:t>
      </w:r>
      <w:r w:rsidRPr="005445F8">
        <w:rPr>
          <w:rFonts w:asciiTheme="minorBidi" w:hAnsiTheme="minorBidi" w:cstheme="minorBidi"/>
          <w:color w:val="FF0000"/>
          <w:sz w:val="20"/>
          <w:szCs w:val="20"/>
        </w:rPr>
        <w:t xml:space="preserve">his vector is referred to as the </w:t>
      </w:r>
      <w:r w:rsidRPr="005445F8">
        <w:rPr>
          <w:rFonts w:asciiTheme="minorBidi" w:hAnsiTheme="minorBidi" w:cstheme="minorBidi"/>
          <w:b/>
          <w:bCs/>
          <w:color w:val="FF0000"/>
          <w:sz w:val="20"/>
          <w:szCs w:val="20"/>
        </w:rPr>
        <w:t>Structural Profile of Energy (SPE)</w:t>
      </w:r>
      <w:r w:rsidRPr="005445F8">
        <w:rPr>
          <w:rFonts w:asciiTheme="minorBidi" w:hAnsiTheme="minorBidi" w:cstheme="minorBidi"/>
          <w:color w:val="FF0000"/>
          <w:sz w:val="20"/>
          <w:szCs w:val="20"/>
        </w:rPr>
        <w:t>.</w:t>
      </w:r>
    </w:p>
    <w:p w14:paraId="07BCE079" w14:textId="77777777" w:rsidR="004C143F" w:rsidRPr="005445F8" w:rsidRDefault="004C143F" w:rsidP="004C143F">
      <w:pPr>
        <w:spacing w:line="360" w:lineRule="auto"/>
        <w:jc w:val="both"/>
        <w:rPr>
          <w:rFonts w:asciiTheme="minorBidi" w:hAnsiTheme="minorBidi" w:cstheme="minorBidi"/>
          <w:color w:val="FF0000"/>
          <w:sz w:val="20"/>
          <w:szCs w:val="20"/>
        </w:rPr>
      </w:pPr>
    </w:p>
    <w:p w14:paraId="73FC294B" w14:textId="77777777" w:rsidR="004C143F" w:rsidRPr="002F23CA" w:rsidRDefault="004C143F" w:rsidP="004C143F">
      <w:pPr>
        <w:spacing w:line="360" w:lineRule="auto"/>
        <w:rPr>
          <w:rFonts w:asciiTheme="minorBidi" w:hAnsiTheme="minorBidi" w:cstheme="minorBidi"/>
          <w:b/>
          <w:bCs/>
          <w:color w:val="FF0000"/>
          <w:sz w:val="20"/>
          <w:szCs w:val="20"/>
        </w:rPr>
      </w:pPr>
      <w:r w:rsidRPr="002F23CA">
        <w:rPr>
          <w:rFonts w:asciiTheme="minorBidi" w:hAnsiTheme="minorBidi" w:cstheme="minorBidi"/>
          <w:b/>
          <w:bCs/>
          <w:color w:val="FF0000"/>
          <w:sz w:val="20"/>
          <w:szCs w:val="20"/>
        </w:rPr>
        <w:t>Pairwise Energy Content from Amino Acid Composition</w:t>
      </w:r>
    </w:p>
    <w:p w14:paraId="2BC909F3" w14:textId="77777777" w:rsidR="004C143F" w:rsidRPr="005445F8" w:rsidRDefault="004C143F" w:rsidP="004C143F">
      <w:pPr>
        <w:spacing w:line="360" w:lineRule="auto"/>
        <w:jc w:val="lowKashida"/>
        <w:rPr>
          <w:rFonts w:asciiTheme="minorBidi" w:hAnsiTheme="minorBidi" w:cstheme="minorBidi"/>
          <w:color w:val="FF0000"/>
          <w:sz w:val="20"/>
          <w:szCs w:val="20"/>
        </w:rPr>
      </w:pPr>
      <w:r w:rsidRPr="002F23CA">
        <w:rPr>
          <w:rFonts w:asciiTheme="minorBidi" w:hAnsiTheme="minorBidi" w:cstheme="minorBidi"/>
          <w:color w:val="FF0000"/>
          <w:sz w:val="20"/>
          <w:szCs w:val="20"/>
        </w:rPr>
        <w:t>While the knowledge-based potential function relies on having the three-dimensional structure of a protein, many protein structures remain undetermined experimentally. To address this, we developed a method to estimate pairwise energy content based solely on amino acid composition.</w:t>
      </w:r>
    </w:p>
    <w:p w14:paraId="5A8F71BD" w14:textId="77777777" w:rsidR="004C143F" w:rsidRPr="005445F8" w:rsidRDefault="004C143F" w:rsidP="004C143F">
      <w:pPr>
        <w:spacing w:line="360" w:lineRule="auto"/>
        <w:rPr>
          <w:rFonts w:asciiTheme="minorBidi" w:hAnsiTheme="minorBidi" w:cstheme="minorBidi"/>
          <w:color w:val="FF0000"/>
          <w:sz w:val="20"/>
          <w:szCs w:val="20"/>
        </w:rPr>
      </w:pPr>
      <w:r w:rsidRPr="005445F8">
        <w:rPr>
          <w:rFonts w:asciiTheme="minorBidi" w:hAnsiTheme="minorBidi" w:cstheme="minorBidi"/>
          <w:b/>
          <w:bCs/>
          <w:color w:val="FF0000"/>
          <w:sz w:val="20"/>
          <w:szCs w:val="20"/>
        </w:rPr>
        <w:t>Energy Estimation:</w:t>
      </w:r>
      <w:r w:rsidRPr="005445F8">
        <w:rPr>
          <w:rFonts w:asciiTheme="minorBidi" w:hAnsiTheme="minorBidi" w:cstheme="minorBidi"/>
          <w:color w:val="FF0000"/>
          <w:sz w:val="20"/>
          <w:szCs w:val="20"/>
        </w:rPr>
        <w:t xml:space="preserve"> For each protein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in the training set:</w:t>
      </w:r>
    </w:p>
    <w:p w14:paraId="4C0B3DEB" w14:textId="77777777" w:rsidR="004C143F" w:rsidRPr="0007298E" w:rsidRDefault="004C143F" w:rsidP="004C143F">
      <w:pPr>
        <w:ind w:firstLine="720"/>
        <w:rPr>
          <w:rFonts w:asciiTheme="minorBidi" w:hAnsiTheme="minorBidi" w:cstheme="minorBidi"/>
          <w:color w:val="FF0000"/>
          <w:sz w:val="20"/>
          <w:szCs w:val="20"/>
        </w:rPr>
      </w:pPr>
      <w:r w:rsidRPr="005445F8">
        <w:rPr>
          <w:rFonts w:hAnsi="Symbol"/>
          <w:color w:val="FF0000"/>
        </w:rPr>
        <w:t></w:t>
      </w:r>
      <w:r w:rsidRPr="005445F8">
        <w:rPr>
          <w:color w:val="FF0000"/>
        </w:rPr>
        <w:t xml:space="preserve">  </w:t>
      </w:r>
      <m:oMath>
        <m:sSubSup>
          <m:sSubSupPr>
            <m:ctrlPr>
              <w:rPr>
                <w:rFonts w:ascii="Cambria Math" w:hAnsi="Cambria Math" w:cstheme="minorBid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oMath>
      <w:r w:rsidRPr="005445F8">
        <w:rPr>
          <w:rFonts w:asciiTheme="minorBidi" w:hAnsiTheme="minorBidi" w:cstheme="minorBidi"/>
          <w:color w:val="FF0000"/>
          <w:sz w:val="20"/>
          <w:szCs w:val="20"/>
        </w:rPr>
        <w:t xml:space="preserve">  </w:t>
      </w:r>
      <w:r w:rsidRPr="0007298E">
        <w:rPr>
          <w:rFonts w:asciiTheme="minorBidi" w:hAnsiTheme="minorBidi" w:cstheme="minorBidi"/>
          <w:color w:val="FF0000"/>
          <w:sz w:val="20"/>
          <w:szCs w:val="20"/>
        </w:rPr>
        <w:t xml:space="preserve">denotes the energy of interactions between all residues of type </w:t>
      </w:r>
      <m:oMath>
        <m:r>
          <w:rPr>
            <w:rFonts w:ascii="Cambria Math" w:hAnsi="Cambria Math" w:cstheme="minorBidi"/>
            <w:color w:val="FF0000"/>
            <w:sz w:val="20"/>
            <w:szCs w:val="20"/>
          </w:rPr>
          <m:t>i</m:t>
        </m:r>
      </m:oMath>
      <w:r w:rsidRPr="0007298E">
        <w:rPr>
          <w:rFonts w:asciiTheme="minorBidi" w:hAnsiTheme="minorBidi" w:cstheme="minorBidi"/>
          <w:color w:val="FF0000"/>
          <w:sz w:val="20"/>
          <w:szCs w:val="20"/>
        </w:rPr>
        <w:t xml:space="preserve"> and all other amino</w:t>
      </w:r>
    </w:p>
    <w:p w14:paraId="66534D8A" w14:textId="77777777" w:rsidR="004C143F" w:rsidRPr="0007298E" w:rsidRDefault="004C143F" w:rsidP="004C143F">
      <w:pPr>
        <w:ind w:firstLine="720"/>
        <w:rPr>
          <w:rFonts w:asciiTheme="minorBidi" w:hAnsiTheme="minorBidi" w:cstheme="minorBidi"/>
          <w:color w:val="FF0000"/>
          <w:sz w:val="20"/>
          <w:szCs w:val="20"/>
        </w:rPr>
      </w:pPr>
      <w:r w:rsidRPr="0007298E">
        <w:rPr>
          <w:rFonts w:asciiTheme="minorBidi" w:hAnsiTheme="minorBidi" w:cstheme="minorBidi"/>
          <w:color w:val="FF0000"/>
          <w:sz w:val="20"/>
          <w:szCs w:val="20"/>
        </w:rPr>
        <w:t xml:space="preserve">acids in protein </w:t>
      </w:r>
      <m:oMath>
        <m:r>
          <w:rPr>
            <w:rFonts w:ascii="Cambria Math" w:hAnsi="Cambria Math" w:cstheme="minorBidi"/>
            <w:color w:val="FF0000"/>
            <w:sz w:val="20"/>
            <w:szCs w:val="20"/>
          </w:rPr>
          <m:t>S</m:t>
        </m:r>
      </m:oMath>
      <w:r w:rsidRPr="0007298E">
        <w:rPr>
          <w:rFonts w:asciiTheme="minorBidi" w:hAnsiTheme="minorBidi" w:cstheme="minorBidi"/>
          <w:color w:val="FF0000"/>
          <w:sz w:val="20"/>
          <w:szCs w:val="20"/>
        </w:rPr>
        <w:t>.</w:t>
      </w:r>
    </w:p>
    <w:p w14:paraId="24D299ED" w14:textId="77777777" w:rsidR="004C143F" w:rsidRPr="0007298E" w:rsidRDefault="004C143F" w:rsidP="004C143F">
      <w:pPr>
        <w:spacing w:line="360" w:lineRule="auto"/>
        <w:ind w:firstLine="720"/>
        <w:rPr>
          <w:rFonts w:asciiTheme="minorBidi" w:hAnsiTheme="minorBidi" w:cstheme="minorBidi"/>
          <w:color w:val="FF0000"/>
          <w:sz w:val="20"/>
          <w:szCs w:val="20"/>
        </w:rPr>
      </w:pPr>
      <w:r w:rsidRPr="005445F8">
        <w:rPr>
          <w:rFonts w:hAnsi="Symbol"/>
          <w:color w:val="FF0000"/>
        </w:rPr>
        <w:t></w:t>
      </w:r>
      <w:r w:rsidRPr="0007298E">
        <w:rPr>
          <w:rFonts w:asciiTheme="minorBidi" w:hAnsiTheme="minorBidi" w:cstheme="minorBidi"/>
          <w:color w:val="FF0000"/>
          <w:sz w:val="20"/>
          <w:szCs w:val="20"/>
        </w:rPr>
        <w:t xml:space="preserve"> The estimated energy </w:t>
      </w:r>
      <m:oMath>
        <m:acc>
          <m:accPr>
            <m:ctrlPr>
              <w:rPr>
                <w:rFonts w:ascii="Cambria Math" w:hAnsi="Cambria Math" w:cstheme="minorBidi"/>
                <w:color w:val="FF0000"/>
                <w:sz w:val="20"/>
                <w:szCs w:val="20"/>
              </w:rPr>
            </m:ctrlPr>
          </m:accPr>
          <m:e>
            <m:sSubSup>
              <m:sSubSupPr>
                <m:ctrlPr>
                  <w:rPr>
                    <w:rFonts w:ascii="Cambria Math" w:hAnsi="Cambria Math" w:cstheme="minorBid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oMath>
      <w:r w:rsidRPr="005445F8">
        <w:rPr>
          <w:rFonts w:asciiTheme="minorBidi" w:hAnsiTheme="minorBidi" w:cstheme="minorBidi"/>
          <w:color w:val="FF0000"/>
          <w:sz w:val="20"/>
          <w:szCs w:val="20"/>
        </w:rPr>
        <w:t xml:space="preserve"> </w:t>
      </w:r>
      <w:r w:rsidRPr="0007298E">
        <w:rPr>
          <w:rFonts w:asciiTheme="minorBidi" w:hAnsiTheme="minorBidi" w:cstheme="minorBidi"/>
          <w:sz w:val="20"/>
          <w:szCs w:val="20"/>
        </w:rPr>
        <w:t>​</w:t>
      </w:r>
      <w:r w:rsidRPr="0007298E">
        <w:rPr>
          <w:rFonts w:asciiTheme="minorBidi" w:hAnsiTheme="minorBidi" w:cstheme="minorBidi"/>
          <w:color w:val="FF0000"/>
          <w:sz w:val="20"/>
          <w:szCs w:val="20"/>
        </w:rPr>
        <w:t xml:space="preserve"> is calculated using:</w:t>
      </w:r>
    </w:p>
    <w:p w14:paraId="3E67D710" w14:textId="77777777" w:rsidR="004C143F" w:rsidRPr="005445F8" w:rsidRDefault="00000000" w:rsidP="004C143F">
      <w:pPr>
        <w:jc w:val="center"/>
        <w:rPr>
          <w:rFonts w:asciiTheme="minorBidi" w:eastAsia="Cambria Math" w:hAnsiTheme="minorBidi" w:cstheme="minorBidi"/>
          <w:color w:val="FF0000"/>
          <w:sz w:val="20"/>
          <w:szCs w:val="20"/>
        </w:rPr>
      </w:pPr>
      <m:oMathPara>
        <m:oMath>
          <m:acc>
            <m:accPr>
              <m:ctrlPr>
                <w:rPr>
                  <w:rFonts w:ascii="Cambria Math" w:hAnsi="Cambria Math" w:cstheme="minorBidi"/>
                  <w:i/>
                  <w:color w:val="FF0000"/>
                  <w:sz w:val="20"/>
                  <w:szCs w:val="20"/>
                </w:rPr>
              </m:ctrlPr>
            </m:accPr>
            <m:e>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r>
            <w:rPr>
              <w:rFonts w:ascii="Cambria Math" w:eastAsia="Cambria Math" w:hAnsi="Cambria Math" w:cstheme="minorBidi"/>
              <w:color w:val="FF0000"/>
              <w:sz w:val="20"/>
              <w:szCs w:val="20"/>
            </w:rPr>
            <m:t>=</m:t>
          </m:r>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m:rPr>
              <m:sty m:val="p"/>
            </m:rPr>
            <w:rPr>
              <w:rFonts w:ascii="Cambria Math" w:hAnsi="Cambria Math" w:cstheme="minorBidi"/>
              <w:color w:val="FF0000"/>
              <w:sz w:val="20"/>
              <w:szCs w:val="20"/>
            </w:rPr>
            <m:t xml:space="preserve"> </m:t>
          </m:r>
          <m:nary>
            <m:naryPr>
              <m:chr m:val="∑"/>
              <m:ctrlPr>
                <w:rPr>
                  <w:rFonts w:ascii="Cambria Math" w:eastAsia="Cambria Math" w:hAnsi="Cambria Math" w:cstheme="minorBidi"/>
                  <w:color w:val="FF0000"/>
                  <w:sz w:val="20"/>
                  <w:szCs w:val="20"/>
                </w:rPr>
              </m:ctrlPr>
            </m:naryPr>
            <m:sub>
              <m:r>
                <w:rPr>
                  <w:rFonts w:ascii="Cambria Math" w:eastAsia="Cambria Math" w:hAnsi="Cambria Math" w:cstheme="minorBidi"/>
                  <w:color w:val="FF0000"/>
                  <w:sz w:val="20"/>
                  <w:szCs w:val="20"/>
                </w:rPr>
                <m:t>j=1</m:t>
              </m:r>
            </m:sub>
            <m:sup>
              <m:r>
                <w:rPr>
                  <w:rFonts w:ascii="Cambria Math" w:eastAsia="Cambria Math" w:hAnsi="Cambria Math" w:cstheme="minorBidi"/>
                  <w:color w:val="FF0000"/>
                  <w:sz w:val="20"/>
                  <w:szCs w:val="20"/>
                </w:rPr>
                <m:t>20</m:t>
              </m:r>
            </m:sup>
            <m:e>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P</m:t>
                  </m:r>
                </m:e>
                <m:sub>
                  <m:r>
                    <w:rPr>
                      <w:rFonts w:ascii="Cambria Math" w:eastAsia="Cambria Math" w:hAnsi="Cambria Math" w:cstheme="minorBidi"/>
                      <w:color w:val="FF0000"/>
                      <w:sz w:val="20"/>
                      <w:szCs w:val="20"/>
                    </w:rPr>
                    <m:t>ij</m:t>
                  </m:r>
                </m:sub>
              </m:sSub>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j</m:t>
                  </m:r>
                </m:sub>
                <m:sup>
                  <m:r>
                    <w:rPr>
                      <w:rFonts w:ascii="Cambria Math" w:hAnsi="Cambria Math" w:cstheme="minorBidi"/>
                      <w:color w:val="FF0000"/>
                      <w:sz w:val="20"/>
                      <w:szCs w:val="20"/>
                    </w:rPr>
                    <m:t>S</m:t>
                  </m:r>
                </m:sup>
              </m:sSubSup>
              <m:r>
                <w:rPr>
                  <w:rFonts w:ascii="Cambria Math" w:eastAsia="Cambria Math" w:hAnsi="Cambria Math" w:cstheme="minorBidi"/>
                  <w:color w:val="FF0000"/>
                  <w:sz w:val="20"/>
                  <w:szCs w:val="20"/>
                </w:rPr>
                <m:t xml:space="preserve"> (3)</m:t>
              </m:r>
            </m:e>
          </m:nary>
        </m:oMath>
      </m:oMathPara>
    </w:p>
    <w:p w14:paraId="30B262F8" w14:textId="77777777" w:rsidR="004C143F" w:rsidRPr="005445F8" w:rsidRDefault="004C143F" w:rsidP="004C143F">
      <w:pPr>
        <w:spacing w:line="360" w:lineRule="auto"/>
        <w:jc w:val="lowKashida"/>
        <w:rPr>
          <w:rFonts w:asciiTheme="minorBidi" w:hAnsiTheme="minorBidi" w:cstheme="minorBidi"/>
          <w:color w:val="FF0000"/>
          <w:sz w:val="20"/>
          <w:szCs w:val="20"/>
        </w:rPr>
      </w:pPr>
      <w:r w:rsidRPr="005445F8">
        <w:rPr>
          <w:rFonts w:asciiTheme="minorBidi" w:hAnsiTheme="minorBidi" w:cstheme="minorBidi"/>
          <w:color w:val="FF0000"/>
          <w:sz w:val="20"/>
          <w:szCs w:val="20"/>
        </w:rPr>
        <w:lastRenderedPageBreak/>
        <w:t xml:space="preserve">where,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oMath>
      <w:r w:rsidRPr="005445F8">
        <w:rPr>
          <w:rFonts w:asciiTheme="minorBidi" w:hAnsiTheme="minorBidi" w:cstheme="minorBidi"/>
          <w:color w:val="FF0000"/>
          <w:sz w:val="20"/>
          <w:szCs w:val="20"/>
        </w:rPr>
        <w:t xml:space="preserve"> represents the frequency of amino acid type </w:t>
      </w:r>
      <m:oMath>
        <m:r>
          <w:rPr>
            <w:rFonts w:ascii="Cambria Math" w:hAnsi="Cambria Math" w:cstheme="minorBidi"/>
            <w:color w:val="FF0000"/>
            <w:sz w:val="20"/>
            <w:szCs w:val="20"/>
          </w:rPr>
          <m:t>i</m:t>
        </m:r>
      </m:oMath>
      <w:r w:rsidRPr="005445F8">
        <w:rPr>
          <w:rFonts w:asciiTheme="minorBidi" w:hAnsiTheme="minorBidi" w:cstheme="minorBidi"/>
          <w:color w:val="FF0000"/>
          <w:sz w:val="20"/>
          <w:szCs w:val="20"/>
        </w:rPr>
        <w:t xml:space="preserve"> in the structure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and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j</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f>
          <m:fPr>
            <m:ctrlPr>
              <w:rPr>
                <w:rFonts w:ascii="Cambria Math" w:hAnsi="Cambria Math" w:cstheme="minorBidi"/>
                <w:i/>
                <w:color w:val="FF0000"/>
                <w:sz w:val="20"/>
                <w:szCs w:val="20"/>
              </w:rPr>
            </m:ctrlPr>
          </m:fPr>
          <m:num>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num>
          <m:den>
            <m:r>
              <w:rPr>
                <w:rFonts w:ascii="Cambria Math" w:hAnsi="Cambria Math" w:cstheme="minorBidi"/>
                <w:color w:val="FF0000"/>
                <w:sz w:val="20"/>
                <w:szCs w:val="20"/>
              </w:rPr>
              <m:t>L</m:t>
            </m:r>
          </m:den>
        </m:f>
      </m:oMath>
      <w:r w:rsidRPr="005445F8">
        <w:rPr>
          <w:rFonts w:asciiTheme="minorBidi" w:hAnsiTheme="minorBidi" w:cstheme="minorBidi"/>
          <w:color w:val="FF0000"/>
          <w:sz w:val="20"/>
          <w:szCs w:val="20"/>
        </w:rPr>
        <w:t xml:space="preserve">, is calculated as the ratio of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oMath>
      <w:r w:rsidRPr="005445F8">
        <w:rPr>
          <w:rFonts w:asciiTheme="minorBidi" w:hAnsiTheme="minorBidi" w:cstheme="minorBidi"/>
          <w:color w:val="FF0000"/>
          <w:sz w:val="20"/>
          <w:szCs w:val="20"/>
        </w:rPr>
        <w:t xml:space="preserve"> to the total number of amino acids in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denoted by </w:t>
      </w:r>
      <m:oMath>
        <m:r>
          <w:rPr>
            <w:rFonts w:ascii="Cambria Math" w:hAnsi="Cambria Math" w:cstheme="minorBidi"/>
            <w:color w:val="FF0000"/>
            <w:sz w:val="20"/>
            <w:szCs w:val="20"/>
          </w:rPr>
          <m:t>L</m:t>
        </m:r>
      </m:oMath>
      <w:r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P</m:t>
        </m:r>
      </m:oMath>
      <w:r w:rsidRPr="005445F8">
        <w:rPr>
          <w:rFonts w:asciiTheme="minorBidi" w:hAnsiTheme="minorBidi" w:cstheme="minorBidi"/>
          <w:color w:val="FF0000"/>
          <w:sz w:val="20"/>
          <w:szCs w:val="20"/>
        </w:rPr>
        <w:t xml:space="preserve"> is the energy predictor matrix, delineating the dependence of amino acid</w:t>
      </w:r>
      <w:r w:rsidRPr="005445F8">
        <w:rPr>
          <w:color w:val="FF0000"/>
          <w:sz w:val="20"/>
          <w:szCs w:val="20"/>
        </w:rPr>
        <w:t xml:space="preserve"> </w:t>
      </w:r>
      <m:oMath>
        <m:r>
          <w:rPr>
            <w:rFonts w:ascii="Cambria Math" w:hAnsi="Cambria Math" w:cstheme="minorBidi"/>
            <w:color w:val="FF0000"/>
            <w:sz w:val="20"/>
            <w:szCs w:val="20"/>
          </w:rPr>
          <m:t>i</m:t>
        </m:r>
      </m:oMath>
      <w:r w:rsidRPr="005445F8">
        <w:rPr>
          <w:color w:val="FF0000"/>
          <w:sz w:val="20"/>
          <w:szCs w:val="20"/>
        </w:rPr>
        <w:t xml:space="preserve">'s </w:t>
      </w:r>
      <w:r w:rsidRPr="005445F8">
        <w:rPr>
          <w:rFonts w:asciiTheme="minorBidi" w:hAnsiTheme="minorBidi" w:cstheme="minorBidi"/>
          <w:color w:val="FF0000"/>
          <w:sz w:val="20"/>
          <w:szCs w:val="20"/>
        </w:rPr>
        <w:t xml:space="preserve">energy on the </w:t>
      </w:r>
      <m:oMath>
        <m:r>
          <w:rPr>
            <w:rFonts w:ascii="Cambria Math" w:hAnsi="Cambria Math"/>
            <w:color w:val="FF0000"/>
            <w:sz w:val="20"/>
            <w:szCs w:val="20"/>
          </w:rPr>
          <m:t>j</m:t>
        </m:r>
      </m:oMath>
      <w:r w:rsidRPr="005445F8">
        <w:rPr>
          <w:color w:val="FF0000"/>
          <w:sz w:val="20"/>
          <w:szCs w:val="20"/>
        </w:rPr>
        <w:t xml:space="preserve">th </w:t>
      </w:r>
      <w:r w:rsidRPr="005445F8">
        <w:rPr>
          <w:rFonts w:asciiTheme="minorBidi" w:hAnsiTheme="minorBidi" w:cstheme="minorBidi"/>
          <w:color w:val="FF0000"/>
          <w:sz w:val="20"/>
          <w:szCs w:val="20"/>
        </w:rPr>
        <w:t>element within the amino acid composition.</w:t>
      </w:r>
    </w:p>
    <w:p w14:paraId="468B9BFC" w14:textId="77777777" w:rsidR="004C143F" w:rsidRPr="005445F8" w:rsidRDefault="004C143F" w:rsidP="004C143F">
      <w:pPr>
        <w:spacing w:line="360" w:lineRule="auto"/>
        <w:jc w:val="lowKashida"/>
        <w:rPr>
          <w:rFonts w:asciiTheme="minorBidi" w:hAnsiTheme="minorBidi" w:cstheme="minorBidi"/>
          <w:color w:val="FF0000"/>
          <w:sz w:val="20"/>
          <w:szCs w:val="20"/>
        </w:rPr>
      </w:pPr>
      <w:r w:rsidRPr="005445F8">
        <w:rPr>
          <w:rFonts w:asciiTheme="minorBidi" w:hAnsiTheme="minorBidi" w:cstheme="minorBidi"/>
          <w:b/>
          <w:bCs/>
          <w:color w:val="FF0000"/>
          <w:sz w:val="20"/>
          <w:szCs w:val="20"/>
        </w:rPr>
        <w:t>Parameter Optimization:</w:t>
      </w:r>
      <w:r w:rsidRPr="005445F8">
        <w:rPr>
          <w:rFonts w:asciiTheme="minorBidi" w:hAnsiTheme="minorBidi" w:cstheme="minorBidi"/>
          <w:color w:val="FF0000"/>
          <w:sz w:val="20"/>
          <w:szCs w:val="20"/>
        </w:rPr>
        <w:t xml:space="preserve"> The parameters of each row of matrix P were optimized by minimizing the following objective function for each amino acid type</w:t>
      </w:r>
    </w:p>
    <w:p w14:paraId="74EBEEDB" w14:textId="77777777" w:rsidR="004C143F" w:rsidRPr="005445F8" w:rsidRDefault="00000000" w:rsidP="004C143F">
      <w:pPr>
        <w:spacing w:line="360" w:lineRule="auto"/>
        <w:jc w:val="center"/>
        <w:rPr>
          <w:rFonts w:asciiTheme="minorBidi" w:hAnsiTheme="minorBidi" w:cstheme="minorBidi"/>
          <w:color w:val="FF0000"/>
          <w:sz w:val="20"/>
          <w:szCs w:val="20"/>
          <w:rtl/>
          <w:lang w:bidi="fa-IR"/>
        </w:rPr>
      </w:pPr>
      <m:oMathPara>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Z</m:t>
              </m:r>
            </m:e>
            <m:sub>
              <m:r>
                <w:rPr>
                  <w:rFonts w:ascii="Cambria Math" w:hAnsi="Cambria Math" w:cstheme="minorBidi"/>
                  <w:color w:val="FF0000"/>
                  <w:sz w:val="20"/>
                  <w:szCs w:val="20"/>
                </w:rPr>
                <m:t>i</m:t>
              </m:r>
            </m:sub>
          </m:sSub>
          <m:r>
            <w:rPr>
              <w:rFonts w:ascii="Cambria Math" w:hAnsi="Cambria Math" w:cstheme="minorBidi"/>
              <w:color w:val="FF0000"/>
              <w:sz w:val="20"/>
              <w:szCs w:val="20"/>
            </w:rPr>
            <m:t xml:space="preserve">= </m:t>
          </m:r>
          <m:nary>
            <m:naryPr>
              <m:chr m:val="∑"/>
              <m:limLoc m:val="undOvr"/>
              <m:supHide m:val="1"/>
              <m:ctrlPr>
                <w:rPr>
                  <w:rFonts w:ascii="Cambria Math" w:hAnsi="Cambria Math" w:cstheme="minorBidi"/>
                  <w:i/>
                  <w:color w:val="FF0000"/>
                  <w:sz w:val="20"/>
                  <w:szCs w:val="20"/>
                </w:rPr>
              </m:ctrlPr>
            </m:naryPr>
            <m:sub>
              <m:r>
                <w:rPr>
                  <w:rFonts w:ascii="Cambria Math" w:hAnsi="Cambria Math" w:cstheme="minorBidi"/>
                  <w:color w:val="FF0000"/>
                  <w:sz w:val="20"/>
                  <w:szCs w:val="20"/>
                </w:rPr>
                <m:t>S</m:t>
              </m:r>
            </m:sub>
            <m:sup/>
            <m:e>
              <m:sSup>
                <m:sSupPr>
                  <m:ctrlPr>
                    <w:rPr>
                      <w:rFonts w:ascii="Cambria Math" w:hAnsi="Cambria Math" w:cstheme="minorBidi"/>
                      <w:i/>
                      <w:color w:val="FF0000"/>
                      <w:sz w:val="20"/>
                      <w:szCs w:val="20"/>
                    </w:rPr>
                  </m:ctrlPr>
                </m:sSupPr>
                <m:e>
                  <m:r>
                    <w:rPr>
                      <w:rFonts w:ascii="Cambria Math" w:hAnsi="Cambria Math" w:cstheme="minorBidi"/>
                      <w:color w:val="FF0000"/>
                      <w:sz w:val="20"/>
                      <w:szCs w:val="20"/>
                    </w:rPr>
                    <m:t>(</m:t>
                  </m:r>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acc>
                    <m:accPr>
                      <m:ctrlPr>
                        <w:rPr>
                          <w:rFonts w:ascii="Cambria Math" w:hAnsi="Cambria Math" w:cstheme="minorBidi"/>
                          <w:i/>
                          <w:color w:val="FF0000"/>
                          <w:sz w:val="20"/>
                          <w:szCs w:val="20"/>
                        </w:rPr>
                      </m:ctrlPr>
                    </m:accPr>
                    <m:e>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r>
                    <w:rPr>
                      <w:rFonts w:ascii="Cambria Math" w:hAnsi="Cambria Math" w:cstheme="minorBidi"/>
                      <w:color w:val="FF0000"/>
                      <w:sz w:val="20"/>
                      <w:szCs w:val="20"/>
                    </w:rPr>
                    <m:t>)</m:t>
                  </m:r>
                </m:e>
                <m:sup>
                  <m:r>
                    <w:rPr>
                      <w:rFonts w:ascii="Cambria Math" w:hAnsi="Cambria Math"/>
                      <w:color w:val="FF0000"/>
                      <w:sz w:val="20"/>
                      <w:szCs w:val="20"/>
                    </w:rPr>
                    <m:t>2</m:t>
                  </m:r>
                </m:sup>
              </m:sSup>
            </m:e>
          </m:nary>
          <m:r>
            <w:rPr>
              <w:rFonts w:ascii="Cambria Math" w:hAnsi="Cambria Math" w:cstheme="minorBidi"/>
              <w:color w:val="FF0000"/>
              <w:sz w:val="20"/>
              <w:szCs w:val="20"/>
            </w:rPr>
            <m:t xml:space="preserve">  (4)</m:t>
          </m:r>
        </m:oMath>
      </m:oMathPara>
    </w:p>
    <w:p w14:paraId="1A373F5F" w14:textId="77777777" w:rsidR="004C143F" w:rsidRPr="005445F8" w:rsidRDefault="004C143F" w:rsidP="004C143F">
      <w:pPr>
        <w:spacing w:line="360" w:lineRule="auto"/>
        <w:jc w:val="lowKashida"/>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By setting the partial derivatives </w:t>
      </w:r>
      <m:oMath>
        <m:f>
          <m:fPr>
            <m:ctrlPr>
              <w:rPr>
                <w:rFonts w:ascii="Cambria Math" w:hAnsi="Cambria Math" w:cstheme="minorBidi"/>
                <w:i/>
                <w:color w:val="FF0000"/>
                <w:sz w:val="20"/>
                <w:szCs w:val="20"/>
              </w:rPr>
            </m:ctrlPr>
          </m:fPr>
          <m:num>
            <m:r>
              <w:rPr>
                <w:rFonts w:ascii="Cambria Math" w:hAnsi="Cambria Math" w:cstheme="minorBidi"/>
                <w:color w:val="FF0000"/>
                <w:sz w:val="20"/>
                <w:szCs w:val="20"/>
              </w:rPr>
              <m:t>∂</m:t>
            </m:r>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Z</m:t>
                </m:r>
              </m:e>
              <m:sub>
                <m:r>
                  <w:rPr>
                    <w:rFonts w:ascii="Cambria Math" w:hAnsi="Cambria Math" w:cstheme="minorBidi"/>
                    <w:color w:val="FF0000"/>
                    <w:sz w:val="20"/>
                    <w:szCs w:val="20"/>
                  </w:rPr>
                  <m:t>i</m:t>
                </m:r>
              </m:sub>
            </m:sSub>
          </m:num>
          <m:den>
            <m:r>
              <w:rPr>
                <w:rFonts w:ascii="Cambria Math" w:hAnsi="Cambria Math" w:cstheme="minorBidi"/>
                <w:color w:val="FF0000"/>
                <w:sz w:val="20"/>
                <w:szCs w:val="20"/>
              </w:rPr>
              <m:t>∂</m:t>
            </m:r>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P</m:t>
                </m:r>
              </m:e>
              <m:sub>
                <m:r>
                  <w:rPr>
                    <w:rFonts w:ascii="Cambria Math" w:hAnsi="Cambria Math" w:cstheme="minorBidi"/>
                    <w:color w:val="FF0000"/>
                    <w:sz w:val="20"/>
                    <w:szCs w:val="20"/>
                  </w:rPr>
                  <m:t>ij</m:t>
                </m:r>
              </m:sub>
            </m:sSub>
          </m:den>
        </m:f>
        <m:r>
          <w:rPr>
            <w:rFonts w:ascii="Cambria Math" w:hAnsi="Cambria Math" w:cstheme="minorBidi"/>
            <w:color w:val="FF0000"/>
            <w:sz w:val="20"/>
            <w:szCs w:val="20"/>
          </w:rPr>
          <m:t>=0</m:t>
        </m:r>
      </m:oMath>
      <w:r w:rsidRPr="005445F8">
        <w:rPr>
          <w:rFonts w:asciiTheme="minorBidi" w:hAnsiTheme="minorBidi" w:cstheme="minorBidi"/>
          <w:color w:val="FF0000"/>
          <w:sz w:val="20"/>
          <w:szCs w:val="20"/>
        </w:rPr>
        <w:t xml:space="preserve"> for all </w:t>
      </w:r>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P</m:t>
            </m:r>
          </m:e>
          <m:sub>
            <m:r>
              <w:rPr>
                <w:rFonts w:ascii="Cambria Math" w:hAnsi="Cambria Math" w:cstheme="minorBidi"/>
                <w:color w:val="FF0000"/>
                <w:sz w:val="20"/>
                <w:szCs w:val="20"/>
              </w:rPr>
              <m:t>ij</m:t>
            </m:r>
          </m:sub>
        </m:sSub>
      </m:oMath>
      <w:r>
        <w:rPr>
          <w:rFonts w:asciiTheme="minorBidi" w:hAnsiTheme="minorBidi" w:cstheme="minorBidi"/>
          <w:color w:val="FF0000"/>
          <w:sz w:val="20"/>
          <w:szCs w:val="20"/>
        </w:rPr>
        <w:t>,</w:t>
      </w:r>
      <w:r w:rsidRPr="005445F8">
        <w:rPr>
          <w:rFonts w:asciiTheme="minorBidi" w:hAnsiTheme="minorBidi" w:cstheme="minorBidi"/>
          <w:color w:val="FF0000"/>
          <w:sz w:val="20"/>
          <w:szCs w:val="20"/>
        </w:rPr>
        <w:t xml:space="preserve"> a system of linear equations was obtained and solved using the Symbolic Math Toolbox in MATLAB. </w:t>
      </w:r>
    </w:p>
    <w:p w14:paraId="5486E412" w14:textId="77777777" w:rsidR="004C143F" w:rsidRPr="005445F8" w:rsidRDefault="004C143F" w:rsidP="004C143F">
      <w:pPr>
        <w:spacing w:line="360" w:lineRule="auto"/>
        <w:jc w:val="lowKashida"/>
        <w:rPr>
          <w:rFonts w:asciiTheme="minorBidi" w:hAnsiTheme="minorBidi" w:cstheme="minorBidi"/>
          <w:color w:val="FF0000"/>
          <w:sz w:val="20"/>
          <w:szCs w:val="20"/>
        </w:rPr>
      </w:pPr>
      <w:r w:rsidRPr="005445F8">
        <w:rPr>
          <w:rFonts w:asciiTheme="minorBidi" w:hAnsiTheme="minorBidi" w:cstheme="minorBidi"/>
          <w:b/>
          <w:bCs/>
          <w:color w:val="FF0000"/>
          <w:sz w:val="20"/>
          <w:szCs w:val="20"/>
        </w:rPr>
        <w:t>Compositional Profile of Energy (CPE):</w:t>
      </w:r>
      <w:r w:rsidRPr="005445F8">
        <w:rPr>
          <w:rFonts w:asciiTheme="minorBidi" w:hAnsiTheme="minorBidi" w:cstheme="minorBidi"/>
          <w:color w:val="FF0000"/>
          <w:sz w:val="20"/>
          <w:szCs w:val="20"/>
        </w:rPr>
        <w:t xml:space="preserve"> For each pair of amino acid types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j</m:t>
        </m:r>
      </m:oMath>
      <w:r w:rsidRPr="005445F8">
        <w:rPr>
          <w:rFonts w:asciiTheme="minorBidi" w:hAnsiTheme="minorBidi" w:cstheme="minorBidi"/>
          <w:color w:val="FF0000"/>
          <w:sz w:val="20"/>
          <w:szCs w:val="20"/>
        </w:rPr>
        <w:t xml:space="preserve">, the energy </w:t>
      </w:r>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E</m:t>
            </m:r>
          </m:e>
          <m:sub>
            <m:r>
              <w:rPr>
                <w:rFonts w:ascii="Cambria Math" w:hAnsi="Cambria Math" w:cstheme="minorBidi"/>
                <w:color w:val="FF0000"/>
                <w:sz w:val="20"/>
                <w:szCs w:val="20"/>
              </w:rPr>
              <m:t>ij</m:t>
            </m:r>
          </m:sub>
        </m:sSub>
      </m:oMath>
      <w:r w:rsidRPr="005445F8">
        <w:rPr>
          <w:rFonts w:asciiTheme="minorBidi" w:hAnsiTheme="minorBidi" w:cstheme="minorBidi"/>
          <w:color w:val="FF0000"/>
          <w:sz w:val="20"/>
          <w:szCs w:val="20"/>
        </w:rPr>
        <w:t xml:space="preserve"> was estimated based on amino acid sequence composition:</w:t>
      </w:r>
    </w:p>
    <w:p w14:paraId="55E86818" w14:textId="77777777" w:rsidR="004C143F" w:rsidRPr="005445F8" w:rsidRDefault="00000000" w:rsidP="004C143F">
      <w:pPr>
        <w:spacing w:line="360" w:lineRule="auto"/>
        <w:jc w:val="both"/>
        <w:rPr>
          <w:rFonts w:asciiTheme="minorBidi" w:hAnsiTheme="minorBidi" w:cstheme="minorBidi"/>
          <w:color w:val="FF0000"/>
          <w:sz w:val="20"/>
          <w:szCs w:val="20"/>
        </w:rPr>
      </w:pPr>
      <m:oMathPara>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E</m:t>
              </m:r>
            </m:e>
            <m:sub>
              <m:r>
                <w:rPr>
                  <w:rFonts w:ascii="Cambria Math" w:hAnsi="Cambria Math" w:cstheme="minorBidi"/>
                  <w:color w:val="FF0000"/>
                  <w:sz w:val="20"/>
                  <w:szCs w:val="20"/>
                </w:rPr>
                <m:t>ij</m:t>
              </m:r>
            </m:sub>
          </m:sSub>
          <m:r>
            <w:rPr>
              <w:rFonts w:ascii="Cambria Math" w:eastAsia="Cambria Math" w:hAnsi="Cambria Math" w:cstheme="minorBidi"/>
              <w:color w:val="FF0000"/>
              <w:sz w:val="20"/>
              <w:szCs w:val="20"/>
            </w:rPr>
            <m:t>=</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n</m:t>
              </m:r>
            </m:e>
            <m:sub>
              <m:r>
                <w:rPr>
                  <w:rFonts w:ascii="Cambria Math" w:eastAsia="Cambria Math" w:hAnsi="Cambria Math" w:cstheme="minorBidi"/>
                  <w:color w:val="FF0000"/>
                  <w:sz w:val="20"/>
                  <w:szCs w:val="20"/>
                </w:rPr>
                <m:t>i</m:t>
              </m:r>
            </m:sub>
          </m:sSub>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P</m:t>
              </m:r>
            </m:e>
            <m:sub>
              <m:r>
                <w:rPr>
                  <w:rFonts w:ascii="Cambria Math" w:eastAsia="Cambria Math" w:hAnsi="Cambria Math" w:cstheme="minorBidi"/>
                  <w:color w:val="FF0000"/>
                  <w:sz w:val="20"/>
                  <w:szCs w:val="20"/>
                </w:rPr>
                <m:t>ij</m:t>
              </m:r>
            </m:sub>
          </m:sSub>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n</m:t>
              </m:r>
            </m:e>
            <m:sub>
              <m:r>
                <w:rPr>
                  <w:rFonts w:ascii="Cambria Math" w:eastAsia="Cambria Math" w:hAnsi="Cambria Math" w:cstheme="minorBidi"/>
                  <w:color w:val="FF0000"/>
                  <w:sz w:val="20"/>
                  <w:szCs w:val="20"/>
                </w:rPr>
                <m:t>j</m:t>
              </m:r>
            </m:sub>
          </m:sSub>
          <m:r>
            <m:rPr>
              <m:sty m:val="p"/>
            </m:rPr>
            <w:rPr>
              <w:rFonts w:ascii="Cambria Math" w:eastAsia="Cambria Math" w:hAnsi="Cambria Math" w:cstheme="minorBidi"/>
              <w:color w:val="FF0000"/>
              <w:sz w:val="20"/>
              <w:szCs w:val="20"/>
            </w:rPr>
            <m:t xml:space="preserve">     (5)</m:t>
          </m:r>
        </m:oMath>
      </m:oMathPara>
    </w:p>
    <w:p w14:paraId="4FEE4D97" w14:textId="77777777" w:rsidR="004C143F" w:rsidRPr="00B6573D" w:rsidRDefault="004C143F" w:rsidP="004C143F">
      <w:pPr>
        <w:spacing w:line="360" w:lineRule="auto"/>
        <w:jc w:val="both"/>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where </w:t>
      </w:r>
      <m:oMath>
        <m:r>
          <w:rPr>
            <w:rFonts w:ascii="Cambria Math" w:eastAsia="Cambria Math" w:hAnsi="Cambria Math" w:cstheme="minorBidi"/>
            <w:color w:val="FF0000"/>
            <w:sz w:val="20"/>
            <w:szCs w:val="20"/>
          </w:rPr>
          <m:t>P</m:t>
        </m:r>
      </m:oMath>
      <w:r w:rsidRPr="005445F8">
        <w:rPr>
          <w:rFonts w:asciiTheme="minorBidi" w:hAnsiTheme="minorBidi" w:cstheme="minorBidi"/>
          <w:color w:val="FF0000"/>
          <w:sz w:val="20"/>
          <w:szCs w:val="20"/>
        </w:rPr>
        <w:t xml:space="preserve"> is the energy predictor matrix estimated using equation 4. </w:t>
      </w:r>
      <w:r w:rsidRPr="00B6573D">
        <w:rPr>
          <w:rFonts w:asciiTheme="minorBidi" w:hAnsiTheme="minorBidi" w:cstheme="minorBidi"/>
          <w:color w:val="FF0000"/>
          <w:sz w:val="20"/>
          <w:szCs w:val="20"/>
        </w:rPr>
        <w:t xml:space="preserve">This results in a 210-dimensional vector representing energy interactions between amino acid types based on composition alone. This vector is termed the </w:t>
      </w:r>
      <w:r w:rsidRPr="00DA1413">
        <w:rPr>
          <w:rFonts w:asciiTheme="minorBidi" w:hAnsiTheme="minorBidi" w:cstheme="minorBidi"/>
          <w:b/>
          <w:bCs/>
          <w:color w:val="FF0000"/>
          <w:sz w:val="20"/>
          <w:szCs w:val="20"/>
        </w:rPr>
        <w:t>Compositional Profile of Energy (CPE)</w:t>
      </w:r>
      <w:r w:rsidRPr="00B6573D">
        <w:rPr>
          <w:rFonts w:asciiTheme="minorBidi" w:hAnsiTheme="minorBidi" w:cstheme="minorBidi"/>
          <w:color w:val="FF0000"/>
          <w:sz w:val="20"/>
          <w:szCs w:val="20"/>
        </w:rPr>
        <w:t xml:space="preserve"> and is normalized according to protein length.</w:t>
      </w:r>
    </w:p>
    <w:p w14:paraId="073FDF50" w14:textId="042370C7" w:rsidR="004C143F" w:rsidRDefault="004C143F" w:rsidP="00590248">
      <w:pPr>
        <w:jc w:val="lowKashida"/>
        <w:rPr>
          <w:rFonts w:asciiTheme="minorBidi" w:hAnsiTheme="minorBidi" w:cstheme="minorBidi"/>
          <w:color w:val="074F6A" w:themeColor="accent4" w:themeShade="80"/>
          <w:sz w:val="22"/>
          <w:szCs w:val="22"/>
        </w:rPr>
      </w:pPr>
      <w:r>
        <w:rPr>
          <w:rFonts w:asciiTheme="minorBidi" w:hAnsiTheme="minorBidi" w:cstheme="minorBidi"/>
          <w:color w:val="074F6A" w:themeColor="accent4" w:themeShade="80"/>
          <w:sz w:val="22"/>
          <w:szCs w:val="22"/>
        </w:rPr>
        <w:t>”</w:t>
      </w:r>
    </w:p>
    <w:p w14:paraId="569B0B76" w14:textId="77777777" w:rsidR="004C143F" w:rsidRPr="00590248" w:rsidRDefault="004C143F" w:rsidP="00590248">
      <w:pPr>
        <w:jc w:val="lowKashida"/>
        <w:rPr>
          <w:rFonts w:asciiTheme="minorBidi" w:hAnsiTheme="minorBidi" w:cstheme="minorBidi"/>
          <w:color w:val="074F6A" w:themeColor="accent4" w:themeShade="80"/>
          <w:sz w:val="22"/>
          <w:szCs w:val="22"/>
        </w:rPr>
      </w:pPr>
    </w:p>
    <w:p w14:paraId="61039494" w14:textId="335EF3F7"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fldChar w:fldCharType="begin"/>
      </w:r>
      <w:r w:rsidRPr="00590248">
        <w:rPr>
          <w:rFonts w:asciiTheme="minorBidi" w:hAnsiTheme="minorBidi" w:cstheme="minorBidi"/>
          <w:color w:val="000000" w:themeColor="text1"/>
          <w:sz w:val="22"/>
          <w:szCs w:val="22"/>
        </w:rPr>
        <w:instrText xml:space="preserve"> INCLUDEPICTURE "https://lh7-rt.googleusercontent.com/docsz/AD_4nXfquv-3L_uEw7Y-m-kKxym2578PJ8daG20uA5cWP1L3PoUmxnUxGP6tt4UWR21YgX2edthB9IZA6cxsOULVTzCiWKTTiw50zn5lfXmxCDerLtebC7jVMc0NC4hZCTsmJ3Y0FOD-crFVBESf51o6DJhSXoIk?key=TFaiXVW5XhwRlL5MgHWPJg" \* MERGEFORMATINET </w:instrText>
      </w:r>
      <w:r w:rsidRPr="00590248">
        <w:rPr>
          <w:rFonts w:asciiTheme="minorBidi" w:hAnsiTheme="minorBidi" w:cstheme="minorBidi"/>
          <w:color w:val="000000" w:themeColor="text1"/>
          <w:sz w:val="22"/>
          <w:szCs w:val="22"/>
        </w:rPr>
        <w:fldChar w:fldCharType="separate"/>
      </w:r>
      <w:r w:rsidRPr="00590248">
        <w:rPr>
          <w:rFonts w:asciiTheme="minorBidi" w:hAnsiTheme="minorBidi" w:cstheme="minorBidi"/>
          <w:noProof/>
          <w:color w:val="000000" w:themeColor="text1"/>
          <w:sz w:val="22"/>
          <w:szCs w:val="22"/>
        </w:rPr>
        <w:drawing>
          <wp:inline distT="0" distB="0" distL="0" distR="0" wp14:anchorId="42012EF8" wp14:editId="7D99C4B7">
            <wp:extent cx="5943600" cy="2400300"/>
            <wp:effectExtent l="0" t="0" r="0" b="0"/>
            <wp:docPr id="1135947495" name="Picture 24" descr="A diagram of a cell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47495" name="Picture 24" descr="A diagram of a cell block&#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r w:rsidRPr="00590248">
        <w:rPr>
          <w:rFonts w:asciiTheme="minorBidi" w:hAnsiTheme="minorBidi" w:cstheme="minorBidi"/>
          <w:color w:val="000000" w:themeColor="text1"/>
          <w:sz w:val="22"/>
          <w:szCs w:val="22"/>
        </w:rPr>
        <w:fldChar w:fldCharType="end"/>
      </w:r>
    </w:p>
    <w:p w14:paraId="6167DA4A" w14:textId="77777777" w:rsidR="00590248" w:rsidRPr="00590248" w:rsidRDefault="00590248" w:rsidP="00590248">
      <w:pPr>
        <w:jc w:val="lowKashida"/>
        <w:rPr>
          <w:rFonts w:asciiTheme="minorBidi" w:hAnsiTheme="minorBidi" w:cstheme="minorBidi"/>
          <w:color w:val="FF0000"/>
          <w:sz w:val="20"/>
          <w:szCs w:val="20"/>
        </w:rPr>
      </w:pPr>
      <w:r w:rsidRPr="00590248">
        <w:rPr>
          <w:rFonts w:asciiTheme="minorBidi" w:hAnsiTheme="minorBidi" w:cstheme="minorBidi"/>
          <w:b/>
          <w:bCs/>
          <w:color w:val="FF0000"/>
          <w:sz w:val="20"/>
          <w:szCs w:val="20"/>
        </w:rPr>
        <w:t>Fig. 1</w:t>
      </w:r>
      <w:r w:rsidRPr="00590248">
        <w:rPr>
          <w:rFonts w:asciiTheme="minorBidi" w:hAnsiTheme="minorBidi" w:cstheme="minorBidi"/>
          <w:color w:val="FF0000"/>
          <w:sz w:val="20"/>
          <w:szCs w:val="20"/>
        </w:rPr>
        <w:t xml:space="preserve"> | A) Construction of the knowledge-based potential function. B) Estimation of the predictor matrix P. C) Construction of the structural profile of energy (SPE) based on protein structure. D) Construction of the compositional profile of energy (CPE) based on protein sequence.</w:t>
      </w:r>
    </w:p>
    <w:p w14:paraId="682E31A1" w14:textId="77777777" w:rsidR="00590248" w:rsidRPr="00590248" w:rsidRDefault="00590248" w:rsidP="00590248">
      <w:pPr>
        <w:jc w:val="lowKashida"/>
        <w:rPr>
          <w:rFonts w:asciiTheme="minorBidi" w:hAnsiTheme="minorBidi" w:cstheme="minorBidi"/>
          <w:color w:val="000000" w:themeColor="text1"/>
          <w:sz w:val="22"/>
          <w:szCs w:val="22"/>
        </w:rPr>
      </w:pPr>
    </w:p>
    <w:p w14:paraId="4F32EB24" w14:textId="063D4ADF"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t>8</w:t>
      </w:r>
      <w:r w:rsidR="004A3E67">
        <w:rPr>
          <w:rFonts w:asciiTheme="minorBidi" w:hAnsiTheme="minorBidi" w:cstheme="minorBidi"/>
          <w:color w:val="000000" w:themeColor="text1"/>
          <w:sz w:val="22"/>
          <w:szCs w:val="22"/>
        </w:rPr>
        <w:t>)</w:t>
      </w:r>
      <w:r w:rsidRPr="00590248">
        <w:rPr>
          <w:rFonts w:asciiTheme="minorBidi" w:hAnsiTheme="minorBidi" w:cstheme="minorBidi"/>
          <w:color w:val="000000" w:themeColor="text1"/>
          <w:sz w:val="22"/>
          <w:szCs w:val="22"/>
        </w:rPr>
        <w:t xml:space="preserve"> The GITHUB repository contains all the described datasets and code; however, it would benefit from additional documentation. Specifically, further explanation on how to execute and run the scripts would be valuable. Additionally, guidance on how to interpret the outputs of these scripts is necessary for users to fully understand and utilize the provided tools. The repository and the manuscript should include a comprehensive table listing all the datasets used in the manuscript. This table should detail the exact names of the datasets and provide direct pointers to the files containing them. This improvement would greatly enhance the usability and transparency of the repository.</w:t>
      </w:r>
    </w:p>
    <w:p w14:paraId="6F73B55E" w14:textId="77777777" w:rsidR="00590248" w:rsidRPr="00590248" w:rsidRDefault="00590248" w:rsidP="00590248">
      <w:pPr>
        <w:jc w:val="lowKashida"/>
        <w:rPr>
          <w:rFonts w:asciiTheme="minorBidi" w:hAnsiTheme="minorBidi" w:cstheme="minorBidi"/>
          <w:color w:val="000000" w:themeColor="text1"/>
          <w:sz w:val="22"/>
          <w:szCs w:val="22"/>
        </w:rPr>
      </w:pPr>
    </w:p>
    <w:p w14:paraId="67C701A9" w14:textId="271DF055" w:rsidR="00590248" w:rsidRDefault="00540330" w:rsidP="00E9680C">
      <w:pPr>
        <w:jc w:val="lowKashida"/>
        <w:rPr>
          <w:rFonts w:asciiTheme="minorBidi" w:hAnsiTheme="minorBidi" w:cstheme="minorBidi"/>
          <w:color w:val="000000" w:themeColor="text1"/>
          <w:sz w:val="22"/>
          <w:szCs w:val="22"/>
        </w:rPr>
      </w:pPr>
      <w:ins w:id="93" w:author="Andressoo, Jaan-Olle" w:date="2024-10-24T16:40:00Z">
        <w:r w:rsidRPr="00052053">
          <w:rPr>
            <w:rFonts w:asciiTheme="minorBidi" w:hAnsiTheme="minorBidi" w:cstheme="minorBidi"/>
            <w:color w:val="074F6A" w:themeColor="accent4" w:themeShade="80"/>
            <w:sz w:val="22"/>
            <w:szCs w:val="22"/>
          </w:rPr>
          <w:t>ANSWER</w:t>
        </w:r>
        <w:r w:rsidRPr="00590248">
          <w:rPr>
            <w:rFonts w:asciiTheme="minorBidi" w:hAnsiTheme="minorBidi" w:cstheme="minorBidi"/>
            <w:color w:val="074F6A" w:themeColor="accent4" w:themeShade="80"/>
            <w:sz w:val="22"/>
            <w:szCs w:val="22"/>
          </w:rPr>
          <w:t xml:space="preserve">: We </w:t>
        </w:r>
        <w:r>
          <w:rPr>
            <w:rFonts w:asciiTheme="minorBidi" w:hAnsiTheme="minorBidi" w:cstheme="minorBidi"/>
            <w:color w:val="074F6A" w:themeColor="accent4" w:themeShade="80"/>
            <w:sz w:val="22"/>
            <w:szCs w:val="22"/>
          </w:rPr>
          <w:t>have now….</w:t>
        </w:r>
      </w:ins>
    </w:p>
    <w:p w14:paraId="51319D9E" w14:textId="77777777" w:rsidR="00590248" w:rsidRDefault="00590248" w:rsidP="00E9680C">
      <w:pPr>
        <w:jc w:val="lowKashida"/>
        <w:rPr>
          <w:rFonts w:asciiTheme="minorBidi" w:hAnsiTheme="minorBidi" w:cstheme="minorBidi"/>
          <w:color w:val="000000" w:themeColor="text1"/>
          <w:sz w:val="22"/>
          <w:szCs w:val="22"/>
        </w:rPr>
      </w:pPr>
    </w:p>
    <w:p w14:paraId="66B3B58F" w14:textId="3973327D" w:rsidR="00590248" w:rsidRPr="00590248" w:rsidDel="00540330" w:rsidRDefault="00590248" w:rsidP="00590248">
      <w:pPr>
        <w:jc w:val="lowKashida"/>
        <w:rPr>
          <w:del w:id="94" w:author="Andressoo, Jaan-Olle" w:date="2024-10-24T16:39:00Z"/>
          <w:rFonts w:asciiTheme="minorBidi" w:hAnsiTheme="minorBidi" w:cstheme="minorBidi"/>
          <w:color w:val="000000" w:themeColor="text1"/>
          <w:sz w:val="22"/>
          <w:szCs w:val="22"/>
        </w:rPr>
      </w:pPr>
      <w:del w:id="95" w:author="Andressoo, Jaan-Olle" w:date="2024-10-24T16:39:00Z">
        <w:r w:rsidRPr="00590248" w:rsidDel="00540330">
          <w:rPr>
            <w:rFonts w:asciiTheme="minorBidi" w:hAnsiTheme="minorBidi" w:cstheme="minorBidi"/>
            <w:color w:val="000000" w:themeColor="text1"/>
            <w:sz w:val="22"/>
            <w:szCs w:val="22"/>
          </w:rPr>
          <w:delText xml:space="preserve">Reviewer </w:delText>
        </w:r>
        <w:r w:rsidR="00623411" w:rsidDel="00540330">
          <w:rPr>
            <w:rFonts w:asciiTheme="minorBidi" w:hAnsiTheme="minorBidi" w:cstheme="minorBidi"/>
            <w:color w:val="000000" w:themeColor="text1"/>
            <w:sz w:val="22"/>
            <w:szCs w:val="22"/>
          </w:rPr>
          <w:delText>3</w:delText>
        </w:r>
        <w:r w:rsidRPr="00590248" w:rsidDel="00540330">
          <w:rPr>
            <w:rFonts w:asciiTheme="minorBidi" w:hAnsiTheme="minorBidi" w:cstheme="minorBidi"/>
            <w:color w:val="000000" w:themeColor="text1"/>
            <w:sz w:val="22"/>
            <w:szCs w:val="22"/>
          </w:rPr>
          <w:delText>:</w:delText>
        </w:r>
      </w:del>
    </w:p>
    <w:p w14:paraId="1749124F" w14:textId="1364B716" w:rsidR="00590248" w:rsidRPr="00590248" w:rsidDel="00540330" w:rsidRDefault="00590248" w:rsidP="00590248">
      <w:pPr>
        <w:jc w:val="lowKashida"/>
        <w:rPr>
          <w:del w:id="96" w:author="Andressoo, Jaan-Olle" w:date="2024-10-24T16:39:00Z"/>
          <w:rFonts w:asciiTheme="minorBidi" w:hAnsiTheme="minorBidi" w:cstheme="minorBidi"/>
          <w:color w:val="000000" w:themeColor="text1"/>
          <w:sz w:val="22"/>
          <w:szCs w:val="22"/>
        </w:rPr>
      </w:pPr>
    </w:p>
    <w:p w14:paraId="69500EA1" w14:textId="6DE5E00A" w:rsidR="00590248" w:rsidRPr="00590248" w:rsidDel="00540330" w:rsidRDefault="00590248" w:rsidP="00590248">
      <w:pPr>
        <w:jc w:val="lowKashida"/>
        <w:rPr>
          <w:del w:id="97" w:author="Andressoo, Jaan-Olle" w:date="2024-10-24T16:39:00Z"/>
          <w:rFonts w:asciiTheme="minorBidi" w:hAnsiTheme="minorBidi" w:cstheme="minorBidi"/>
          <w:color w:val="000000" w:themeColor="text1"/>
          <w:sz w:val="22"/>
          <w:szCs w:val="22"/>
        </w:rPr>
      </w:pPr>
      <w:del w:id="98" w:author="Andressoo, Jaan-Olle" w:date="2024-10-24T16:39:00Z">
        <w:r w:rsidRPr="00590248" w:rsidDel="00540330">
          <w:rPr>
            <w:rFonts w:asciiTheme="minorBidi" w:hAnsiTheme="minorBidi" w:cstheme="minorBidi"/>
            <w:color w:val="000000" w:themeColor="text1"/>
            <w:sz w:val="22"/>
            <w:szCs w:val="22"/>
          </w:rPr>
          <w:delText>The repository contains all the described datasets and code; however, it would benefit from additional documentation. Specifically, further explanation on how to execute and run the scripts would be valuable. Additionally, guidance on how to interpret the outputs of these scripts is necessary for users to fully understand and utilize the provided tools.</w:delText>
        </w:r>
      </w:del>
    </w:p>
    <w:p w14:paraId="3F4E1D97" w14:textId="26D0D1C0" w:rsidR="00590248" w:rsidRPr="00590248" w:rsidDel="00540330" w:rsidRDefault="00590248" w:rsidP="00590248">
      <w:pPr>
        <w:jc w:val="lowKashida"/>
        <w:rPr>
          <w:del w:id="99" w:author="Andressoo, Jaan-Olle" w:date="2024-10-24T16:39:00Z"/>
          <w:rFonts w:asciiTheme="minorBidi" w:hAnsiTheme="minorBidi" w:cstheme="minorBidi"/>
          <w:color w:val="000000" w:themeColor="text1"/>
          <w:sz w:val="22"/>
          <w:szCs w:val="22"/>
        </w:rPr>
      </w:pPr>
    </w:p>
    <w:p w14:paraId="32D2014C" w14:textId="380C6653" w:rsidR="00590248" w:rsidRPr="00590248" w:rsidDel="00540330" w:rsidRDefault="00590248" w:rsidP="00590248">
      <w:pPr>
        <w:jc w:val="lowKashida"/>
        <w:rPr>
          <w:del w:id="100" w:author="Andressoo, Jaan-Olle" w:date="2024-10-24T16:39:00Z"/>
          <w:rFonts w:asciiTheme="minorBidi" w:hAnsiTheme="minorBidi" w:cstheme="minorBidi"/>
          <w:color w:val="000000" w:themeColor="text1"/>
          <w:sz w:val="22"/>
          <w:szCs w:val="22"/>
        </w:rPr>
      </w:pPr>
      <w:del w:id="101" w:author="Andressoo, Jaan-Olle" w:date="2024-10-24T16:39:00Z">
        <w:r w:rsidRPr="00590248" w:rsidDel="00540330">
          <w:rPr>
            <w:rFonts w:asciiTheme="minorBidi" w:hAnsiTheme="minorBidi" w:cstheme="minorBidi"/>
            <w:color w:val="000000" w:themeColor="text1"/>
            <w:sz w:val="22"/>
            <w:szCs w:val="22"/>
          </w:rPr>
          <w:delText>Furthermore, the repository should include a comprehensive table listing all the datasets used in the manuscript. This table should detail the exact names of the datasets and provide direct pointers to the files containing them. This improvement would greatly enhance the usability and transparency of the repository.</w:delText>
        </w:r>
      </w:del>
    </w:p>
    <w:p w14:paraId="3D88997A" w14:textId="77777777" w:rsidR="00590248" w:rsidRPr="00590248" w:rsidRDefault="00590248" w:rsidP="00590248">
      <w:pPr>
        <w:jc w:val="lowKashida"/>
        <w:rPr>
          <w:rFonts w:asciiTheme="minorBidi" w:hAnsiTheme="minorBidi" w:cstheme="minorBidi"/>
          <w:color w:val="000000" w:themeColor="text1"/>
          <w:sz w:val="22"/>
          <w:szCs w:val="22"/>
        </w:rPr>
      </w:pPr>
    </w:p>
    <w:p w14:paraId="69E5C770" w14:textId="77777777" w:rsidR="00590248" w:rsidRPr="00BF2244" w:rsidRDefault="00590248" w:rsidP="00E9680C">
      <w:pPr>
        <w:jc w:val="lowKashida"/>
        <w:rPr>
          <w:rFonts w:asciiTheme="minorBidi" w:hAnsiTheme="minorBidi" w:cstheme="minorBidi"/>
          <w:color w:val="000000" w:themeColor="text1"/>
          <w:sz w:val="22"/>
          <w:szCs w:val="22"/>
        </w:rPr>
      </w:pPr>
    </w:p>
    <w:sectPr w:rsidR="00590248" w:rsidRPr="00BF2244">
      <w:footerReference w:type="even" r:id="rId22"/>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ndressoo, Jaan-Olle" w:date="2024-10-23T06:31:00Z" w:initials="AJO">
    <w:p w14:paraId="0A499E9B" w14:textId="77777777" w:rsidR="00AB3960" w:rsidRDefault="00166979" w:rsidP="00AB3960">
      <w:pPr>
        <w:pStyle w:val="CommentText"/>
      </w:pPr>
      <w:r>
        <w:rPr>
          <w:rStyle w:val="CommentReference"/>
        </w:rPr>
        <w:annotationRef/>
      </w:r>
      <w:r w:rsidR="00AB3960">
        <w:rPr>
          <w:lang w:val="fi-FI"/>
        </w:rPr>
        <w:t xml:space="preserve">Can I see all new figures please? Here - pls try to use space efficiently -there is a lot of white space which is unused within the figure panels, and text is too small to see well, you could enlarge all text and information wo loosing anything. Pls make it easy to see and easy to read? </w:t>
      </w:r>
    </w:p>
  </w:comment>
  <w:comment w:id="2" w:author="Andressoo, Jaan-Olle" w:date="2024-10-23T06:29:00Z" w:initials="AJO">
    <w:p w14:paraId="57E4256E" w14:textId="199EC807" w:rsidR="00166979" w:rsidRDefault="00166979" w:rsidP="00166979">
      <w:pPr>
        <w:pStyle w:val="CommentText"/>
      </w:pPr>
      <w:r>
        <w:rPr>
          <w:rStyle w:val="CommentReference"/>
        </w:rPr>
        <w:annotationRef/>
      </w:r>
      <w:r>
        <w:rPr>
          <w:lang w:val="fi-FI"/>
        </w:rPr>
        <w:t>but...it says 200s on the figure?</w:t>
      </w:r>
    </w:p>
  </w:comment>
  <w:comment w:id="1" w:author="Andressoo, Jaan-Olle" w:date="2024-10-24T12:06:00Z" w:initials="JA">
    <w:p w14:paraId="05B1C931" w14:textId="77777777" w:rsidR="00A13E75" w:rsidRDefault="00A13E75" w:rsidP="00A13E75">
      <w:pPr>
        <w:pStyle w:val="CommentText"/>
      </w:pPr>
      <w:r>
        <w:rPr>
          <w:rStyle w:val="CommentReference"/>
        </w:rPr>
        <w:annotationRef/>
      </w:r>
      <w:r>
        <w:rPr>
          <w:lang w:val="fi-FI"/>
        </w:rPr>
        <w:t>I would add third zoom-in to illustrate CPE better</w:t>
      </w:r>
    </w:p>
  </w:comment>
  <w:comment w:id="3" w:author="Andressoo, Jaan-Olle" w:date="2024-10-24T11:44:00Z" w:initials="JA">
    <w:p w14:paraId="288BA004" w14:textId="39C72716" w:rsidR="007F098A" w:rsidRDefault="007F098A" w:rsidP="007F098A">
      <w:pPr>
        <w:pStyle w:val="CommentText"/>
      </w:pPr>
      <w:r>
        <w:rPr>
          <w:rStyle w:val="CommentReference"/>
        </w:rPr>
        <w:annotationRef/>
      </w:r>
      <w:r>
        <w:rPr>
          <w:lang w:val="fi-FI"/>
        </w:rPr>
        <w:t>at to me here unclear where and what is C5? Can you pls clarify here?</w:t>
      </w:r>
    </w:p>
  </w:comment>
  <w:comment w:id="4" w:author="Andressoo, Jaan-Olle" w:date="2024-10-24T11:57:00Z" w:initials="JA">
    <w:p w14:paraId="1A60D036" w14:textId="77777777" w:rsidR="00AF35AB" w:rsidRDefault="00AF35AB" w:rsidP="00AF35AB">
      <w:pPr>
        <w:pStyle w:val="CommentText"/>
      </w:pPr>
      <w:r>
        <w:rPr>
          <w:rStyle w:val="CommentReference"/>
        </w:rPr>
        <w:annotationRef/>
      </w:r>
      <w:r>
        <w:rPr>
          <w:lang w:val="fi-FI"/>
        </w:rPr>
        <w:t>I would add another zoom in to illustrate CPE time better, just lift panel I down.</w:t>
      </w:r>
    </w:p>
  </w:comment>
  <w:comment w:id="5" w:author="Andressoo, Jaan-Olle" w:date="2024-10-24T12:26:00Z" w:initials="JA">
    <w:p w14:paraId="68A787EF" w14:textId="77777777" w:rsidR="00743910" w:rsidRDefault="00743910" w:rsidP="00743910">
      <w:pPr>
        <w:pStyle w:val="CommentText"/>
      </w:pPr>
      <w:r>
        <w:rPr>
          <w:rStyle w:val="CommentReference"/>
        </w:rPr>
        <w:annotationRef/>
      </w:r>
      <w:r>
        <w:rPr>
          <w:lang w:val="fi-FI"/>
        </w:rPr>
        <w:t>Have you compared and illustrated the comparison?</w:t>
      </w:r>
    </w:p>
  </w:comment>
  <w:comment w:id="6" w:author="Andressoo, Jaan-Olle" w:date="2024-10-24T12:21:00Z" w:initials="JA">
    <w:p w14:paraId="269525A9" w14:textId="5E48E8F9" w:rsidR="00743910" w:rsidRDefault="00743910" w:rsidP="00743910">
      <w:pPr>
        <w:pStyle w:val="CommentText"/>
      </w:pPr>
      <w:r>
        <w:rPr>
          <w:rStyle w:val="CommentReference"/>
        </w:rPr>
        <w:annotationRef/>
      </w:r>
      <w:r>
        <w:rPr>
          <w:lang w:val="fi-FI"/>
        </w:rPr>
        <w:t>excellent!</w:t>
      </w:r>
    </w:p>
  </w:comment>
  <w:comment w:id="7" w:author="Andressoo, Jaan-Olle" w:date="2024-10-24T12:22:00Z" w:initials="JA">
    <w:p w14:paraId="6B383C38" w14:textId="77777777" w:rsidR="00743910" w:rsidRDefault="00743910" w:rsidP="00743910">
      <w:pPr>
        <w:pStyle w:val="CommentText"/>
      </w:pPr>
      <w:r>
        <w:rPr>
          <w:rStyle w:val="CommentReference"/>
        </w:rPr>
        <w:annotationRef/>
      </w:r>
      <w:r>
        <w:rPr>
          <w:lang w:val="fi-FI"/>
        </w:rPr>
        <w:t>cool term☺️</w:t>
      </w:r>
    </w:p>
  </w:comment>
  <w:comment w:id="8" w:author="Andressoo, Jaan-Olle" w:date="2024-10-24T12:31:00Z" w:initials="JA">
    <w:p w14:paraId="60270459" w14:textId="77777777" w:rsidR="00475AC1" w:rsidRDefault="00743910" w:rsidP="00475AC1">
      <w:pPr>
        <w:pStyle w:val="CommentText"/>
      </w:pPr>
      <w:r>
        <w:rPr>
          <w:rStyle w:val="CommentReference"/>
        </w:rPr>
        <w:annotationRef/>
      </w:r>
      <w:r w:rsidR="00475AC1">
        <w:rPr>
          <w:lang w:val="fi-FI"/>
        </w:rPr>
        <w:t>Might it be New Table 4 instead, the one below?</w:t>
      </w:r>
    </w:p>
  </w:comment>
  <w:comment w:id="54" w:author="Andressoo, Jaan-Olle" w:date="2024-10-24T13:51:00Z" w:initials="JA">
    <w:p w14:paraId="1B15C008" w14:textId="77777777" w:rsidR="00253BBA" w:rsidRDefault="00253BBA" w:rsidP="00253BBA">
      <w:pPr>
        <w:pStyle w:val="CommentText"/>
      </w:pPr>
      <w:r>
        <w:rPr>
          <w:rStyle w:val="CommentReference"/>
        </w:rPr>
        <w:annotationRef/>
      </w:r>
      <w:r>
        <w:rPr>
          <w:lang w:val="fi-FI"/>
        </w:rPr>
        <w:t>In fact exactly like this- should be referenced all changes you have made into the ms. Make it easy for the reviewer to find where in the revised ms the changes are made to address specific concern.</w:t>
      </w:r>
    </w:p>
  </w:comment>
  <w:comment w:id="55" w:author="Andressoo, Jaan-Olle" w:date="2024-10-24T13:55:00Z" w:initials="JA">
    <w:p w14:paraId="7F69A54B" w14:textId="77777777" w:rsidR="002C74AA" w:rsidRDefault="002C74AA" w:rsidP="002C74AA">
      <w:pPr>
        <w:pStyle w:val="CommentText"/>
      </w:pPr>
      <w:r>
        <w:rPr>
          <w:rStyle w:val="CommentReference"/>
        </w:rPr>
        <w:annotationRef/>
      </w:r>
      <w:r>
        <w:rPr>
          <w:lang w:val="fi-FI"/>
        </w:rPr>
        <w:t>Just wondering whether it should be mentioned also how computationally heavy this or each method is?</w:t>
      </w:r>
    </w:p>
  </w:comment>
  <w:comment w:id="87" w:author="Andressoo, Jaan-Olle" w:date="2024-10-24T16:31:00Z" w:initials="AJO">
    <w:p w14:paraId="0B22F166" w14:textId="77777777" w:rsidR="003E174C" w:rsidRDefault="003E174C" w:rsidP="003E174C">
      <w:pPr>
        <w:pStyle w:val="CommentText"/>
      </w:pPr>
      <w:r>
        <w:rPr>
          <w:rStyle w:val="CommentReference"/>
        </w:rPr>
        <w:annotationRef/>
      </w:r>
      <w:r>
        <w:rPr>
          <w:lang w:val="fi-FI"/>
        </w:rPr>
        <w:t>since stability is not ”a protein interaction”</w:t>
      </w:r>
    </w:p>
  </w:comment>
  <w:comment w:id="83" w:author="Andressoo, Jaan-Olle" w:date="2024-10-24T16:36:00Z" w:initials="AJO">
    <w:p w14:paraId="59C7AA82" w14:textId="77777777" w:rsidR="003E174C" w:rsidRDefault="003E174C" w:rsidP="003E174C">
      <w:pPr>
        <w:pStyle w:val="CommentText"/>
      </w:pPr>
      <w:r>
        <w:rPr>
          <w:rStyle w:val="CommentReference"/>
        </w:rPr>
        <w:annotationRef/>
      </w:r>
      <w:r>
        <w:rPr>
          <w:lang w:val="fi-FI"/>
        </w:rPr>
        <w:t>Lovely! Well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A499E9B" w15:done="0"/>
  <w15:commentEx w15:paraId="57E4256E" w15:done="0"/>
  <w15:commentEx w15:paraId="05B1C931" w15:done="0"/>
  <w15:commentEx w15:paraId="288BA004" w15:done="0"/>
  <w15:commentEx w15:paraId="1A60D036" w15:done="0"/>
  <w15:commentEx w15:paraId="68A787EF" w15:done="0"/>
  <w15:commentEx w15:paraId="269525A9" w15:done="0"/>
  <w15:commentEx w15:paraId="6B383C38" w15:done="0"/>
  <w15:commentEx w15:paraId="60270459" w15:done="0"/>
  <w15:commentEx w15:paraId="1B15C008" w15:done="0"/>
  <w15:commentEx w15:paraId="7F69A54B" w15:done="0"/>
  <w15:commentEx w15:paraId="0B22F166" w15:done="0"/>
  <w15:commentEx w15:paraId="59C7AA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C316AB" w16cex:dateUtc="2024-10-23T03:31:00Z"/>
  <w16cex:commentExtensible w16cex:durableId="2AC3162C" w16cex:dateUtc="2024-10-23T03:29:00Z"/>
  <w16cex:commentExtensible w16cex:durableId="2AC4B6E2" w16cex:dateUtc="2024-10-24T09:06:00Z"/>
  <w16cex:commentExtensible w16cex:durableId="2AC4B1A4" w16cex:dateUtc="2024-10-24T08:44:00Z"/>
  <w16cex:commentExtensible w16cex:durableId="2AC4B48F" w16cex:dateUtc="2024-10-24T08:57:00Z"/>
  <w16cex:commentExtensible w16cex:durableId="2AC4BB7B" w16cex:dateUtc="2024-10-24T09:26:00Z"/>
  <w16cex:commentExtensible w16cex:durableId="2AC4BA5A" w16cex:dateUtc="2024-10-24T09:21:00Z"/>
  <w16cex:commentExtensible w16cex:durableId="2AC4BA9E" w16cex:dateUtc="2024-10-24T09:22:00Z"/>
  <w16cex:commentExtensible w16cex:durableId="2AC4BCA3" w16cex:dateUtc="2024-10-24T09:31:00Z"/>
  <w16cex:commentExtensible w16cex:durableId="2AC4CF53" w16cex:dateUtc="2024-10-24T10:51:00Z"/>
  <w16cex:commentExtensible w16cex:durableId="2AC4D05D" w16cex:dateUtc="2024-10-24T10:55:00Z"/>
  <w16cex:commentExtensible w16cex:durableId="2AC4F4FD" w16cex:dateUtc="2024-10-24T13:31:00Z"/>
  <w16cex:commentExtensible w16cex:durableId="2AC4F61E" w16cex:dateUtc="2024-10-24T1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A499E9B" w16cid:durableId="2AC316AB"/>
  <w16cid:commentId w16cid:paraId="57E4256E" w16cid:durableId="2AC3162C"/>
  <w16cid:commentId w16cid:paraId="05B1C931" w16cid:durableId="2AC4B6E2"/>
  <w16cid:commentId w16cid:paraId="288BA004" w16cid:durableId="2AC4B1A4"/>
  <w16cid:commentId w16cid:paraId="1A60D036" w16cid:durableId="2AC4B48F"/>
  <w16cid:commentId w16cid:paraId="68A787EF" w16cid:durableId="2AC4BB7B"/>
  <w16cid:commentId w16cid:paraId="269525A9" w16cid:durableId="2AC4BA5A"/>
  <w16cid:commentId w16cid:paraId="6B383C38" w16cid:durableId="2AC4BA9E"/>
  <w16cid:commentId w16cid:paraId="60270459" w16cid:durableId="2AC4BCA3"/>
  <w16cid:commentId w16cid:paraId="1B15C008" w16cid:durableId="2AC4CF53"/>
  <w16cid:commentId w16cid:paraId="7F69A54B" w16cid:durableId="2AC4D05D"/>
  <w16cid:commentId w16cid:paraId="0B22F166" w16cid:durableId="2AC4F4FD"/>
  <w16cid:commentId w16cid:paraId="59C7AA82" w16cid:durableId="2AC4F6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3C12FF" w14:textId="77777777" w:rsidR="006F2E20" w:rsidRDefault="006F2E20" w:rsidP="00193D8A">
      <w:r>
        <w:separator/>
      </w:r>
    </w:p>
  </w:endnote>
  <w:endnote w:type="continuationSeparator" w:id="0">
    <w:p w14:paraId="7DBE6F98" w14:textId="77777777" w:rsidR="006F2E20" w:rsidRDefault="006F2E20" w:rsidP="00193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41961588"/>
      <w:docPartObj>
        <w:docPartGallery w:val="Page Numbers (Bottom of Page)"/>
        <w:docPartUnique/>
      </w:docPartObj>
    </w:sdtPr>
    <w:sdtContent>
      <w:p w14:paraId="503806FF" w14:textId="67257592" w:rsidR="00193D8A" w:rsidRDefault="00193D8A" w:rsidP="005D3E2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0E0739" w14:textId="77777777" w:rsidR="00193D8A" w:rsidRDefault="00193D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82478791"/>
      <w:docPartObj>
        <w:docPartGallery w:val="Page Numbers (Bottom of Page)"/>
        <w:docPartUnique/>
      </w:docPartObj>
    </w:sdtPr>
    <w:sdtContent>
      <w:p w14:paraId="601B119B" w14:textId="100A2DFB" w:rsidR="00193D8A" w:rsidRDefault="00193D8A" w:rsidP="005D3E2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A4FA16" w14:textId="77777777" w:rsidR="00193D8A" w:rsidRDefault="00193D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A6D7F0" w14:textId="77777777" w:rsidR="006F2E20" w:rsidRDefault="006F2E20" w:rsidP="00193D8A">
      <w:r>
        <w:separator/>
      </w:r>
    </w:p>
  </w:footnote>
  <w:footnote w:type="continuationSeparator" w:id="0">
    <w:p w14:paraId="159AADEF" w14:textId="77777777" w:rsidR="006F2E20" w:rsidRDefault="006F2E20" w:rsidP="00193D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5A2483"/>
    <w:multiLevelType w:val="multilevel"/>
    <w:tmpl w:val="C9F2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CC74A0"/>
    <w:multiLevelType w:val="multilevel"/>
    <w:tmpl w:val="D982D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8230943">
    <w:abstractNumId w:val="0"/>
  </w:num>
  <w:num w:numId="2" w16cid:durableId="3722652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essoo, Jaan-Olle">
    <w15:presenceInfo w15:providerId="AD" w15:userId="S::andresso@ad.helsinki.fi::3d35dbf6-3df8-484a-ba09-f282926770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D3B"/>
    <w:rsid w:val="000002EF"/>
    <w:rsid w:val="00002150"/>
    <w:rsid w:val="00004CEB"/>
    <w:rsid w:val="0002303F"/>
    <w:rsid w:val="000238E9"/>
    <w:rsid w:val="00026D40"/>
    <w:rsid w:val="00036551"/>
    <w:rsid w:val="0003700D"/>
    <w:rsid w:val="00044902"/>
    <w:rsid w:val="00050AE9"/>
    <w:rsid w:val="00052053"/>
    <w:rsid w:val="00070794"/>
    <w:rsid w:val="00071CCB"/>
    <w:rsid w:val="000849CF"/>
    <w:rsid w:val="000940C3"/>
    <w:rsid w:val="00096CB8"/>
    <w:rsid w:val="000A6513"/>
    <w:rsid w:val="000A799C"/>
    <w:rsid w:val="000B4C38"/>
    <w:rsid w:val="000B521F"/>
    <w:rsid w:val="000B7CEF"/>
    <w:rsid w:val="000C3C61"/>
    <w:rsid w:val="000D1F68"/>
    <w:rsid w:val="000D4EB8"/>
    <w:rsid w:val="000D73DE"/>
    <w:rsid w:val="000E1030"/>
    <w:rsid w:val="000E4F44"/>
    <w:rsid w:val="000E5EF5"/>
    <w:rsid w:val="000E6D04"/>
    <w:rsid w:val="000F167E"/>
    <w:rsid w:val="000F2A71"/>
    <w:rsid w:val="000F38EE"/>
    <w:rsid w:val="000F43F5"/>
    <w:rsid w:val="000F5A7F"/>
    <w:rsid w:val="000F6781"/>
    <w:rsid w:val="00104A30"/>
    <w:rsid w:val="00125B3F"/>
    <w:rsid w:val="001315DE"/>
    <w:rsid w:val="00140031"/>
    <w:rsid w:val="0014194A"/>
    <w:rsid w:val="00143E40"/>
    <w:rsid w:val="00145BB3"/>
    <w:rsid w:val="001465A9"/>
    <w:rsid w:val="00146A10"/>
    <w:rsid w:val="0016003C"/>
    <w:rsid w:val="00160D1A"/>
    <w:rsid w:val="00166979"/>
    <w:rsid w:val="0018083E"/>
    <w:rsid w:val="00193D8A"/>
    <w:rsid w:val="0019599D"/>
    <w:rsid w:val="001A65D3"/>
    <w:rsid w:val="001B3223"/>
    <w:rsid w:val="001B3AA4"/>
    <w:rsid w:val="001B576C"/>
    <w:rsid w:val="001B6F44"/>
    <w:rsid w:val="001B75F8"/>
    <w:rsid w:val="001C6998"/>
    <w:rsid w:val="001C6F68"/>
    <w:rsid w:val="001C7C82"/>
    <w:rsid w:val="001D0DE2"/>
    <w:rsid w:val="001D698B"/>
    <w:rsid w:val="00202805"/>
    <w:rsid w:val="002118EA"/>
    <w:rsid w:val="00232203"/>
    <w:rsid w:val="002348F4"/>
    <w:rsid w:val="002412E4"/>
    <w:rsid w:val="00253BBA"/>
    <w:rsid w:val="00257AA8"/>
    <w:rsid w:val="00257C3E"/>
    <w:rsid w:val="00261961"/>
    <w:rsid w:val="002701AA"/>
    <w:rsid w:val="00273976"/>
    <w:rsid w:val="00274E62"/>
    <w:rsid w:val="00275E3F"/>
    <w:rsid w:val="0028422A"/>
    <w:rsid w:val="0028514C"/>
    <w:rsid w:val="00291569"/>
    <w:rsid w:val="002A17DA"/>
    <w:rsid w:val="002A2EB9"/>
    <w:rsid w:val="002A37AD"/>
    <w:rsid w:val="002A4FDD"/>
    <w:rsid w:val="002A6999"/>
    <w:rsid w:val="002A7E43"/>
    <w:rsid w:val="002B101B"/>
    <w:rsid w:val="002B52AA"/>
    <w:rsid w:val="002C0BAE"/>
    <w:rsid w:val="002C4D60"/>
    <w:rsid w:val="002C55D1"/>
    <w:rsid w:val="002C74AA"/>
    <w:rsid w:val="002D0747"/>
    <w:rsid w:val="002D14D6"/>
    <w:rsid w:val="002D2636"/>
    <w:rsid w:val="002E16FC"/>
    <w:rsid w:val="002E2825"/>
    <w:rsid w:val="002E5812"/>
    <w:rsid w:val="002E7BD0"/>
    <w:rsid w:val="002F6109"/>
    <w:rsid w:val="00322ECB"/>
    <w:rsid w:val="003279AF"/>
    <w:rsid w:val="003355EE"/>
    <w:rsid w:val="00343541"/>
    <w:rsid w:val="003574F7"/>
    <w:rsid w:val="00357C07"/>
    <w:rsid w:val="00357C0F"/>
    <w:rsid w:val="00365D5A"/>
    <w:rsid w:val="00372665"/>
    <w:rsid w:val="00392CFC"/>
    <w:rsid w:val="0039763A"/>
    <w:rsid w:val="003A0C1B"/>
    <w:rsid w:val="003A46AF"/>
    <w:rsid w:val="003B0209"/>
    <w:rsid w:val="003B1B9D"/>
    <w:rsid w:val="003B7EFC"/>
    <w:rsid w:val="003C1AEC"/>
    <w:rsid w:val="003C6BEF"/>
    <w:rsid w:val="003D3417"/>
    <w:rsid w:val="003D3861"/>
    <w:rsid w:val="003E174C"/>
    <w:rsid w:val="003E1E46"/>
    <w:rsid w:val="003E79E3"/>
    <w:rsid w:val="00402D61"/>
    <w:rsid w:val="00423022"/>
    <w:rsid w:val="004278E7"/>
    <w:rsid w:val="0043291C"/>
    <w:rsid w:val="004340AC"/>
    <w:rsid w:val="00437D3F"/>
    <w:rsid w:val="00442460"/>
    <w:rsid w:val="0044695A"/>
    <w:rsid w:val="00450982"/>
    <w:rsid w:val="004606BC"/>
    <w:rsid w:val="00475AC1"/>
    <w:rsid w:val="004838ED"/>
    <w:rsid w:val="00486BC8"/>
    <w:rsid w:val="004A3E67"/>
    <w:rsid w:val="004A3EE2"/>
    <w:rsid w:val="004A560C"/>
    <w:rsid w:val="004A584E"/>
    <w:rsid w:val="004A7A0C"/>
    <w:rsid w:val="004B5801"/>
    <w:rsid w:val="004C143F"/>
    <w:rsid w:val="004C1E57"/>
    <w:rsid w:val="004C204C"/>
    <w:rsid w:val="004C3F2A"/>
    <w:rsid w:val="004C637E"/>
    <w:rsid w:val="004D00E9"/>
    <w:rsid w:val="004D3D83"/>
    <w:rsid w:val="004E3D85"/>
    <w:rsid w:val="004E3FB3"/>
    <w:rsid w:val="004F214B"/>
    <w:rsid w:val="005064C9"/>
    <w:rsid w:val="00511D6B"/>
    <w:rsid w:val="00514440"/>
    <w:rsid w:val="0051478A"/>
    <w:rsid w:val="00523D45"/>
    <w:rsid w:val="00525B27"/>
    <w:rsid w:val="00531B73"/>
    <w:rsid w:val="00534226"/>
    <w:rsid w:val="005343BB"/>
    <w:rsid w:val="00534FAD"/>
    <w:rsid w:val="0053579C"/>
    <w:rsid w:val="00540330"/>
    <w:rsid w:val="0054654F"/>
    <w:rsid w:val="00550E88"/>
    <w:rsid w:val="00556B61"/>
    <w:rsid w:val="00563811"/>
    <w:rsid w:val="005711C7"/>
    <w:rsid w:val="00572297"/>
    <w:rsid w:val="005757C1"/>
    <w:rsid w:val="00577875"/>
    <w:rsid w:val="0058167C"/>
    <w:rsid w:val="00586F6A"/>
    <w:rsid w:val="00590248"/>
    <w:rsid w:val="00590CCA"/>
    <w:rsid w:val="00590EF0"/>
    <w:rsid w:val="00595A94"/>
    <w:rsid w:val="0059634C"/>
    <w:rsid w:val="00596E58"/>
    <w:rsid w:val="005A3C57"/>
    <w:rsid w:val="005A3D65"/>
    <w:rsid w:val="005B025A"/>
    <w:rsid w:val="005B3DC1"/>
    <w:rsid w:val="005C3785"/>
    <w:rsid w:val="005D02C1"/>
    <w:rsid w:val="005D27FD"/>
    <w:rsid w:val="005D3E54"/>
    <w:rsid w:val="005F41F0"/>
    <w:rsid w:val="005F7965"/>
    <w:rsid w:val="00601BD1"/>
    <w:rsid w:val="0061036A"/>
    <w:rsid w:val="00614BDA"/>
    <w:rsid w:val="00623411"/>
    <w:rsid w:val="00636630"/>
    <w:rsid w:val="00636F39"/>
    <w:rsid w:val="00637416"/>
    <w:rsid w:val="006419E0"/>
    <w:rsid w:val="0064371B"/>
    <w:rsid w:val="00644A1D"/>
    <w:rsid w:val="0065096A"/>
    <w:rsid w:val="00653652"/>
    <w:rsid w:val="00654CFE"/>
    <w:rsid w:val="00655014"/>
    <w:rsid w:val="0065698D"/>
    <w:rsid w:val="00662F67"/>
    <w:rsid w:val="00663FAC"/>
    <w:rsid w:val="0066658F"/>
    <w:rsid w:val="00684A5C"/>
    <w:rsid w:val="0069378F"/>
    <w:rsid w:val="00696683"/>
    <w:rsid w:val="006A1F19"/>
    <w:rsid w:val="006A3436"/>
    <w:rsid w:val="006A53E3"/>
    <w:rsid w:val="006B0541"/>
    <w:rsid w:val="006C2101"/>
    <w:rsid w:val="006C246A"/>
    <w:rsid w:val="006C3170"/>
    <w:rsid w:val="006C343C"/>
    <w:rsid w:val="006C48C7"/>
    <w:rsid w:val="006E4380"/>
    <w:rsid w:val="006F2E20"/>
    <w:rsid w:val="006F7B33"/>
    <w:rsid w:val="00703DA8"/>
    <w:rsid w:val="007045FF"/>
    <w:rsid w:val="0070582A"/>
    <w:rsid w:val="00705A83"/>
    <w:rsid w:val="00706818"/>
    <w:rsid w:val="007115CC"/>
    <w:rsid w:val="007155CE"/>
    <w:rsid w:val="00722540"/>
    <w:rsid w:val="00722DB3"/>
    <w:rsid w:val="007252AF"/>
    <w:rsid w:val="00733BB4"/>
    <w:rsid w:val="00734C52"/>
    <w:rsid w:val="00743910"/>
    <w:rsid w:val="007442DA"/>
    <w:rsid w:val="0074624A"/>
    <w:rsid w:val="007558D2"/>
    <w:rsid w:val="00757E49"/>
    <w:rsid w:val="00772360"/>
    <w:rsid w:val="007808BB"/>
    <w:rsid w:val="00781049"/>
    <w:rsid w:val="0078519B"/>
    <w:rsid w:val="00790907"/>
    <w:rsid w:val="007912C9"/>
    <w:rsid w:val="0079394D"/>
    <w:rsid w:val="00793AAA"/>
    <w:rsid w:val="007A43D3"/>
    <w:rsid w:val="007C0A1C"/>
    <w:rsid w:val="007D2DFF"/>
    <w:rsid w:val="007D2F8A"/>
    <w:rsid w:val="007E0F15"/>
    <w:rsid w:val="007F098A"/>
    <w:rsid w:val="007F723C"/>
    <w:rsid w:val="0080189B"/>
    <w:rsid w:val="00805E1E"/>
    <w:rsid w:val="00806488"/>
    <w:rsid w:val="00806A92"/>
    <w:rsid w:val="00811D3B"/>
    <w:rsid w:val="00812136"/>
    <w:rsid w:val="00812250"/>
    <w:rsid w:val="00824BEA"/>
    <w:rsid w:val="008446D5"/>
    <w:rsid w:val="0084579E"/>
    <w:rsid w:val="00846043"/>
    <w:rsid w:val="00852AAF"/>
    <w:rsid w:val="00857A37"/>
    <w:rsid w:val="0086159B"/>
    <w:rsid w:val="008620F9"/>
    <w:rsid w:val="008636D8"/>
    <w:rsid w:val="00867839"/>
    <w:rsid w:val="008814C0"/>
    <w:rsid w:val="008817AE"/>
    <w:rsid w:val="008840CA"/>
    <w:rsid w:val="0088522C"/>
    <w:rsid w:val="00893EBE"/>
    <w:rsid w:val="00895664"/>
    <w:rsid w:val="008A01C7"/>
    <w:rsid w:val="008A6A04"/>
    <w:rsid w:val="008A760F"/>
    <w:rsid w:val="008D2044"/>
    <w:rsid w:val="008E270F"/>
    <w:rsid w:val="008E761B"/>
    <w:rsid w:val="008F59AE"/>
    <w:rsid w:val="00910E8B"/>
    <w:rsid w:val="00914D7F"/>
    <w:rsid w:val="00931420"/>
    <w:rsid w:val="0093203A"/>
    <w:rsid w:val="00943A22"/>
    <w:rsid w:val="00947FA8"/>
    <w:rsid w:val="0097028B"/>
    <w:rsid w:val="0097608F"/>
    <w:rsid w:val="0097721D"/>
    <w:rsid w:val="00982259"/>
    <w:rsid w:val="00990CF0"/>
    <w:rsid w:val="009930A1"/>
    <w:rsid w:val="009A4648"/>
    <w:rsid w:val="009C068C"/>
    <w:rsid w:val="009C4EB6"/>
    <w:rsid w:val="009C72BD"/>
    <w:rsid w:val="009D6410"/>
    <w:rsid w:val="009E741C"/>
    <w:rsid w:val="009F7B79"/>
    <w:rsid w:val="00A01470"/>
    <w:rsid w:val="00A034E2"/>
    <w:rsid w:val="00A044BF"/>
    <w:rsid w:val="00A118A1"/>
    <w:rsid w:val="00A13E75"/>
    <w:rsid w:val="00A312CE"/>
    <w:rsid w:val="00A32422"/>
    <w:rsid w:val="00A415A9"/>
    <w:rsid w:val="00A4392A"/>
    <w:rsid w:val="00A45D7C"/>
    <w:rsid w:val="00A51A1E"/>
    <w:rsid w:val="00A52135"/>
    <w:rsid w:val="00A52B00"/>
    <w:rsid w:val="00A60B61"/>
    <w:rsid w:val="00A6162A"/>
    <w:rsid w:val="00A72C93"/>
    <w:rsid w:val="00A7396D"/>
    <w:rsid w:val="00A8599B"/>
    <w:rsid w:val="00A922CC"/>
    <w:rsid w:val="00AA1FD0"/>
    <w:rsid w:val="00AA246F"/>
    <w:rsid w:val="00AA262A"/>
    <w:rsid w:val="00AB08A1"/>
    <w:rsid w:val="00AB3960"/>
    <w:rsid w:val="00AB405C"/>
    <w:rsid w:val="00AD1509"/>
    <w:rsid w:val="00AD3B4B"/>
    <w:rsid w:val="00AD4FDE"/>
    <w:rsid w:val="00AD73C3"/>
    <w:rsid w:val="00AE10DD"/>
    <w:rsid w:val="00AE337D"/>
    <w:rsid w:val="00AE6ED3"/>
    <w:rsid w:val="00AE7CFC"/>
    <w:rsid w:val="00AF29DD"/>
    <w:rsid w:val="00AF35AB"/>
    <w:rsid w:val="00AF4AED"/>
    <w:rsid w:val="00AF69A3"/>
    <w:rsid w:val="00B029D5"/>
    <w:rsid w:val="00B02B5A"/>
    <w:rsid w:val="00B03ACB"/>
    <w:rsid w:val="00B0656B"/>
    <w:rsid w:val="00B07590"/>
    <w:rsid w:val="00B2079E"/>
    <w:rsid w:val="00B21BF4"/>
    <w:rsid w:val="00B23C82"/>
    <w:rsid w:val="00B24E13"/>
    <w:rsid w:val="00B341C7"/>
    <w:rsid w:val="00B34D40"/>
    <w:rsid w:val="00B4484A"/>
    <w:rsid w:val="00B4602C"/>
    <w:rsid w:val="00B50F8E"/>
    <w:rsid w:val="00B5277B"/>
    <w:rsid w:val="00B52DF5"/>
    <w:rsid w:val="00B55494"/>
    <w:rsid w:val="00B55514"/>
    <w:rsid w:val="00B66CC0"/>
    <w:rsid w:val="00B722A9"/>
    <w:rsid w:val="00B807BA"/>
    <w:rsid w:val="00B80E31"/>
    <w:rsid w:val="00B81158"/>
    <w:rsid w:val="00B944D2"/>
    <w:rsid w:val="00BA6AE4"/>
    <w:rsid w:val="00BB0F04"/>
    <w:rsid w:val="00BB75DD"/>
    <w:rsid w:val="00BB7895"/>
    <w:rsid w:val="00BC35A7"/>
    <w:rsid w:val="00BC55B8"/>
    <w:rsid w:val="00BC701A"/>
    <w:rsid w:val="00BD1C2D"/>
    <w:rsid w:val="00BD6AD1"/>
    <w:rsid w:val="00BF2244"/>
    <w:rsid w:val="00C0037C"/>
    <w:rsid w:val="00C0350C"/>
    <w:rsid w:val="00C05E9E"/>
    <w:rsid w:val="00C14860"/>
    <w:rsid w:val="00C1674F"/>
    <w:rsid w:val="00C27C3A"/>
    <w:rsid w:val="00C3055D"/>
    <w:rsid w:val="00C35136"/>
    <w:rsid w:val="00C44910"/>
    <w:rsid w:val="00C47593"/>
    <w:rsid w:val="00C47B83"/>
    <w:rsid w:val="00C507FF"/>
    <w:rsid w:val="00C60169"/>
    <w:rsid w:val="00C609FE"/>
    <w:rsid w:val="00C62D70"/>
    <w:rsid w:val="00C72A60"/>
    <w:rsid w:val="00C83D4D"/>
    <w:rsid w:val="00C844C2"/>
    <w:rsid w:val="00C84C7D"/>
    <w:rsid w:val="00C900D6"/>
    <w:rsid w:val="00C952EB"/>
    <w:rsid w:val="00C97969"/>
    <w:rsid w:val="00CA40B4"/>
    <w:rsid w:val="00CA4B55"/>
    <w:rsid w:val="00CD4A5C"/>
    <w:rsid w:val="00CD71F5"/>
    <w:rsid w:val="00CE4FC5"/>
    <w:rsid w:val="00CF615E"/>
    <w:rsid w:val="00CF70A9"/>
    <w:rsid w:val="00D05277"/>
    <w:rsid w:val="00D053FA"/>
    <w:rsid w:val="00D059F5"/>
    <w:rsid w:val="00D06232"/>
    <w:rsid w:val="00D114D6"/>
    <w:rsid w:val="00D17866"/>
    <w:rsid w:val="00D17DE4"/>
    <w:rsid w:val="00D20A38"/>
    <w:rsid w:val="00D4358E"/>
    <w:rsid w:val="00D479B8"/>
    <w:rsid w:val="00D75D1D"/>
    <w:rsid w:val="00D811CD"/>
    <w:rsid w:val="00D8486D"/>
    <w:rsid w:val="00D90B40"/>
    <w:rsid w:val="00D91011"/>
    <w:rsid w:val="00DA0686"/>
    <w:rsid w:val="00DB6689"/>
    <w:rsid w:val="00DC1E6E"/>
    <w:rsid w:val="00DC2B54"/>
    <w:rsid w:val="00DC74B3"/>
    <w:rsid w:val="00DD07F1"/>
    <w:rsid w:val="00DE1639"/>
    <w:rsid w:val="00DE1ED3"/>
    <w:rsid w:val="00DF7502"/>
    <w:rsid w:val="00E11CC4"/>
    <w:rsid w:val="00E14996"/>
    <w:rsid w:val="00E156E2"/>
    <w:rsid w:val="00E176BF"/>
    <w:rsid w:val="00E27FB6"/>
    <w:rsid w:val="00E45F0E"/>
    <w:rsid w:val="00E51F8A"/>
    <w:rsid w:val="00E52BBB"/>
    <w:rsid w:val="00E550A1"/>
    <w:rsid w:val="00E56D76"/>
    <w:rsid w:val="00E5798E"/>
    <w:rsid w:val="00E7075C"/>
    <w:rsid w:val="00E76499"/>
    <w:rsid w:val="00E84ED1"/>
    <w:rsid w:val="00E916C5"/>
    <w:rsid w:val="00E9370B"/>
    <w:rsid w:val="00E93763"/>
    <w:rsid w:val="00E9680C"/>
    <w:rsid w:val="00EA74BA"/>
    <w:rsid w:val="00EB2277"/>
    <w:rsid w:val="00EB4020"/>
    <w:rsid w:val="00EC2917"/>
    <w:rsid w:val="00EC3685"/>
    <w:rsid w:val="00ED5E38"/>
    <w:rsid w:val="00EE518D"/>
    <w:rsid w:val="00EE68DB"/>
    <w:rsid w:val="00EE7FCA"/>
    <w:rsid w:val="00F13A60"/>
    <w:rsid w:val="00F15880"/>
    <w:rsid w:val="00F162A3"/>
    <w:rsid w:val="00F17A66"/>
    <w:rsid w:val="00F21084"/>
    <w:rsid w:val="00F21501"/>
    <w:rsid w:val="00F222BE"/>
    <w:rsid w:val="00F33A53"/>
    <w:rsid w:val="00F34F71"/>
    <w:rsid w:val="00F36956"/>
    <w:rsid w:val="00F43C49"/>
    <w:rsid w:val="00F43D0E"/>
    <w:rsid w:val="00F508E1"/>
    <w:rsid w:val="00F53318"/>
    <w:rsid w:val="00F55B9B"/>
    <w:rsid w:val="00F77673"/>
    <w:rsid w:val="00F85787"/>
    <w:rsid w:val="00F86C61"/>
    <w:rsid w:val="00F86F57"/>
    <w:rsid w:val="00F94B53"/>
    <w:rsid w:val="00FB3B31"/>
    <w:rsid w:val="00FB51FE"/>
    <w:rsid w:val="00FC4C5E"/>
    <w:rsid w:val="00FC668C"/>
    <w:rsid w:val="00FC7870"/>
    <w:rsid w:val="00FE19FF"/>
    <w:rsid w:val="00FF0F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1774B"/>
  <w15:chartTrackingRefBased/>
  <w15:docId w15:val="{CFCEF2D8-21E4-2D4C-A6D5-29356A2B0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94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11D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1D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1D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1D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1D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1D3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1D3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1D3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1D3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1D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1D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1D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1D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1D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1D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1D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1D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1D3B"/>
    <w:rPr>
      <w:rFonts w:eastAsiaTheme="majorEastAsia" w:cstheme="majorBidi"/>
      <w:color w:val="272727" w:themeColor="text1" w:themeTint="D8"/>
    </w:rPr>
  </w:style>
  <w:style w:type="paragraph" w:styleId="Title">
    <w:name w:val="Title"/>
    <w:basedOn w:val="Normal"/>
    <w:next w:val="Normal"/>
    <w:link w:val="TitleChar"/>
    <w:uiPriority w:val="10"/>
    <w:qFormat/>
    <w:rsid w:val="00811D3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1D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1D3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1D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1D3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11D3B"/>
    <w:rPr>
      <w:i/>
      <w:iCs/>
      <w:color w:val="404040" w:themeColor="text1" w:themeTint="BF"/>
    </w:rPr>
  </w:style>
  <w:style w:type="paragraph" w:styleId="ListParagraph">
    <w:name w:val="List Paragraph"/>
    <w:basedOn w:val="Normal"/>
    <w:uiPriority w:val="34"/>
    <w:qFormat/>
    <w:rsid w:val="00811D3B"/>
    <w:pPr>
      <w:ind w:left="720"/>
      <w:contextualSpacing/>
    </w:pPr>
  </w:style>
  <w:style w:type="character" w:styleId="IntenseEmphasis">
    <w:name w:val="Intense Emphasis"/>
    <w:basedOn w:val="DefaultParagraphFont"/>
    <w:uiPriority w:val="21"/>
    <w:qFormat/>
    <w:rsid w:val="00811D3B"/>
    <w:rPr>
      <w:i/>
      <w:iCs/>
      <w:color w:val="0F4761" w:themeColor="accent1" w:themeShade="BF"/>
    </w:rPr>
  </w:style>
  <w:style w:type="paragraph" w:styleId="IntenseQuote">
    <w:name w:val="Intense Quote"/>
    <w:basedOn w:val="Normal"/>
    <w:next w:val="Normal"/>
    <w:link w:val="IntenseQuoteChar"/>
    <w:uiPriority w:val="30"/>
    <w:qFormat/>
    <w:rsid w:val="00811D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1D3B"/>
    <w:rPr>
      <w:i/>
      <w:iCs/>
      <w:color w:val="0F4761" w:themeColor="accent1" w:themeShade="BF"/>
    </w:rPr>
  </w:style>
  <w:style w:type="character" w:styleId="IntenseReference">
    <w:name w:val="Intense Reference"/>
    <w:basedOn w:val="DefaultParagraphFont"/>
    <w:uiPriority w:val="32"/>
    <w:qFormat/>
    <w:rsid w:val="00811D3B"/>
    <w:rPr>
      <w:b/>
      <w:bCs/>
      <w:smallCaps/>
      <w:color w:val="0F4761" w:themeColor="accent1" w:themeShade="BF"/>
      <w:spacing w:val="5"/>
    </w:rPr>
  </w:style>
  <w:style w:type="character" w:styleId="Strong">
    <w:name w:val="Strong"/>
    <w:basedOn w:val="DefaultParagraphFont"/>
    <w:uiPriority w:val="22"/>
    <w:qFormat/>
    <w:rsid w:val="00811D3B"/>
    <w:rPr>
      <w:b/>
      <w:bCs/>
    </w:rPr>
  </w:style>
  <w:style w:type="paragraph" w:styleId="NormalWeb">
    <w:name w:val="Normal (Web)"/>
    <w:basedOn w:val="Normal"/>
    <w:uiPriority w:val="99"/>
    <w:unhideWhenUsed/>
    <w:rsid w:val="00E916C5"/>
    <w:pPr>
      <w:spacing w:before="100" w:beforeAutospacing="1" w:after="100" w:afterAutospacing="1"/>
    </w:pPr>
  </w:style>
  <w:style w:type="paragraph" w:styleId="Footer">
    <w:name w:val="footer"/>
    <w:basedOn w:val="Normal"/>
    <w:link w:val="FooterChar"/>
    <w:uiPriority w:val="99"/>
    <w:unhideWhenUsed/>
    <w:rsid w:val="00193D8A"/>
    <w:pPr>
      <w:tabs>
        <w:tab w:val="center" w:pos="4680"/>
        <w:tab w:val="right" w:pos="9360"/>
      </w:tabs>
    </w:pPr>
  </w:style>
  <w:style w:type="character" w:customStyle="1" w:styleId="FooterChar">
    <w:name w:val="Footer Char"/>
    <w:basedOn w:val="DefaultParagraphFont"/>
    <w:link w:val="Footer"/>
    <w:uiPriority w:val="99"/>
    <w:rsid w:val="00193D8A"/>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193D8A"/>
  </w:style>
  <w:style w:type="paragraph" w:styleId="Revision">
    <w:name w:val="Revision"/>
    <w:hidden/>
    <w:uiPriority w:val="99"/>
    <w:semiHidden/>
    <w:rsid w:val="00E156E2"/>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166979"/>
    <w:rPr>
      <w:sz w:val="16"/>
      <w:szCs w:val="16"/>
    </w:rPr>
  </w:style>
  <w:style w:type="paragraph" w:styleId="CommentText">
    <w:name w:val="annotation text"/>
    <w:basedOn w:val="Normal"/>
    <w:link w:val="CommentTextChar"/>
    <w:uiPriority w:val="99"/>
    <w:unhideWhenUsed/>
    <w:rsid w:val="00166979"/>
    <w:rPr>
      <w:sz w:val="20"/>
      <w:szCs w:val="20"/>
    </w:rPr>
  </w:style>
  <w:style w:type="character" w:customStyle="1" w:styleId="CommentTextChar">
    <w:name w:val="Comment Text Char"/>
    <w:basedOn w:val="DefaultParagraphFont"/>
    <w:link w:val="CommentText"/>
    <w:uiPriority w:val="99"/>
    <w:rsid w:val="00166979"/>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166979"/>
    <w:rPr>
      <w:b/>
      <w:bCs/>
    </w:rPr>
  </w:style>
  <w:style w:type="character" w:customStyle="1" w:styleId="CommentSubjectChar">
    <w:name w:val="Comment Subject Char"/>
    <w:basedOn w:val="CommentTextChar"/>
    <w:link w:val="CommentSubject"/>
    <w:uiPriority w:val="99"/>
    <w:semiHidden/>
    <w:rsid w:val="00166979"/>
    <w:rPr>
      <w:rFonts w:ascii="Times New Roman" w:eastAsia="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97651">
      <w:bodyDiv w:val="1"/>
      <w:marLeft w:val="0"/>
      <w:marRight w:val="0"/>
      <w:marTop w:val="0"/>
      <w:marBottom w:val="0"/>
      <w:divBdr>
        <w:top w:val="none" w:sz="0" w:space="0" w:color="auto"/>
        <w:left w:val="none" w:sz="0" w:space="0" w:color="auto"/>
        <w:bottom w:val="none" w:sz="0" w:space="0" w:color="auto"/>
        <w:right w:val="none" w:sz="0" w:space="0" w:color="auto"/>
      </w:divBdr>
    </w:div>
    <w:div w:id="21131449">
      <w:bodyDiv w:val="1"/>
      <w:marLeft w:val="0"/>
      <w:marRight w:val="0"/>
      <w:marTop w:val="0"/>
      <w:marBottom w:val="0"/>
      <w:divBdr>
        <w:top w:val="none" w:sz="0" w:space="0" w:color="auto"/>
        <w:left w:val="none" w:sz="0" w:space="0" w:color="auto"/>
        <w:bottom w:val="none" w:sz="0" w:space="0" w:color="auto"/>
        <w:right w:val="none" w:sz="0" w:space="0" w:color="auto"/>
      </w:divBdr>
    </w:div>
    <w:div w:id="29843754">
      <w:bodyDiv w:val="1"/>
      <w:marLeft w:val="0"/>
      <w:marRight w:val="0"/>
      <w:marTop w:val="0"/>
      <w:marBottom w:val="0"/>
      <w:divBdr>
        <w:top w:val="none" w:sz="0" w:space="0" w:color="auto"/>
        <w:left w:val="none" w:sz="0" w:space="0" w:color="auto"/>
        <w:bottom w:val="none" w:sz="0" w:space="0" w:color="auto"/>
        <w:right w:val="none" w:sz="0" w:space="0" w:color="auto"/>
      </w:divBdr>
    </w:div>
    <w:div w:id="82652920">
      <w:bodyDiv w:val="1"/>
      <w:marLeft w:val="0"/>
      <w:marRight w:val="0"/>
      <w:marTop w:val="0"/>
      <w:marBottom w:val="0"/>
      <w:divBdr>
        <w:top w:val="none" w:sz="0" w:space="0" w:color="auto"/>
        <w:left w:val="none" w:sz="0" w:space="0" w:color="auto"/>
        <w:bottom w:val="none" w:sz="0" w:space="0" w:color="auto"/>
        <w:right w:val="none" w:sz="0" w:space="0" w:color="auto"/>
      </w:divBdr>
    </w:div>
    <w:div w:id="107160467">
      <w:bodyDiv w:val="1"/>
      <w:marLeft w:val="0"/>
      <w:marRight w:val="0"/>
      <w:marTop w:val="0"/>
      <w:marBottom w:val="0"/>
      <w:divBdr>
        <w:top w:val="none" w:sz="0" w:space="0" w:color="auto"/>
        <w:left w:val="none" w:sz="0" w:space="0" w:color="auto"/>
        <w:bottom w:val="none" w:sz="0" w:space="0" w:color="auto"/>
        <w:right w:val="none" w:sz="0" w:space="0" w:color="auto"/>
      </w:divBdr>
    </w:div>
    <w:div w:id="224728239">
      <w:bodyDiv w:val="1"/>
      <w:marLeft w:val="0"/>
      <w:marRight w:val="0"/>
      <w:marTop w:val="0"/>
      <w:marBottom w:val="0"/>
      <w:divBdr>
        <w:top w:val="none" w:sz="0" w:space="0" w:color="auto"/>
        <w:left w:val="none" w:sz="0" w:space="0" w:color="auto"/>
        <w:bottom w:val="none" w:sz="0" w:space="0" w:color="auto"/>
        <w:right w:val="none" w:sz="0" w:space="0" w:color="auto"/>
      </w:divBdr>
    </w:div>
    <w:div w:id="232128905">
      <w:bodyDiv w:val="1"/>
      <w:marLeft w:val="0"/>
      <w:marRight w:val="0"/>
      <w:marTop w:val="0"/>
      <w:marBottom w:val="0"/>
      <w:divBdr>
        <w:top w:val="none" w:sz="0" w:space="0" w:color="auto"/>
        <w:left w:val="none" w:sz="0" w:space="0" w:color="auto"/>
        <w:bottom w:val="none" w:sz="0" w:space="0" w:color="auto"/>
        <w:right w:val="none" w:sz="0" w:space="0" w:color="auto"/>
      </w:divBdr>
    </w:div>
    <w:div w:id="251202527">
      <w:bodyDiv w:val="1"/>
      <w:marLeft w:val="0"/>
      <w:marRight w:val="0"/>
      <w:marTop w:val="0"/>
      <w:marBottom w:val="0"/>
      <w:divBdr>
        <w:top w:val="none" w:sz="0" w:space="0" w:color="auto"/>
        <w:left w:val="none" w:sz="0" w:space="0" w:color="auto"/>
        <w:bottom w:val="none" w:sz="0" w:space="0" w:color="auto"/>
        <w:right w:val="none" w:sz="0" w:space="0" w:color="auto"/>
      </w:divBdr>
    </w:div>
    <w:div w:id="306472549">
      <w:bodyDiv w:val="1"/>
      <w:marLeft w:val="0"/>
      <w:marRight w:val="0"/>
      <w:marTop w:val="0"/>
      <w:marBottom w:val="0"/>
      <w:divBdr>
        <w:top w:val="none" w:sz="0" w:space="0" w:color="auto"/>
        <w:left w:val="none" w:sz="0" w:space="0" w:color="auto"/>
        <w:bottom w:val="none" w:sz="0" w:space="0" w:color="auto"/>
        <w:right w:val="none" w:sz="0" w:space="0" w:color="auto"/>
      </w:divBdr>
    </w:div>
    <w:div w:id="375810444">
      <w:bodyDiv w:val="1"/>
      <w:marLeft w:val="0"/>
      <w:marRight w:val="0"/>
      <w:marTop w:val="0"/>
      <w:marBottom w:val="0"/>
      <w:divBdr>
        <w:top w:val="none" w:sz="0" w:space="0" w:color="auto"/>
        <w:left w:val="none" w:sz="0" w:space="0" w:color="auto"/>
        <w:bottom w:val="none" w:sz="0" w:space="0" w:color="auto"/>
        <w:right w:val="none" w:sz="0" w:space="0" w:color="auto"/>
      </w:divBdr>
    </w:div>
    <w:div w:id="510222288">
      <w:bodyDiv w:val="1"/>
      <w:marLeft w:val="0"/>
      <w:marRight w:val="0"/>
      <w:marTop w:val="0"/>
      <w:marBottom w:val="0"/>
      <w:divBdr>
        <w:top w:val="none" w:sz="0" w:space="0" w:color="auto"/>
        <w:left w:val="none" w:sz="0" w:space="0" w:color="auto"/>
        <w:bottom w:val="none" w:sz="0" w:space="0" w:color="auto"/>
        <w:right w:val="none" w:sz="0" w:space="0" w:color="auto"/>
      </w:divBdr>
    </w:div>
    <w:div w:id="629869882">
      <w:bodyDiv w:val="1"/>
      <w:marLeft w:val="0"/>
      <w:marRight w:val="0"/>
      <w:marTop w:val="0"/>
      <w:marBottom w:val="0"/>
      <w:divBdr>
        <w:top w:val="none" w:sz="0" w:space="0" w:color="auto"/>
        <w:left w:val="none" w:sz="0" w:space="0" w:color="auto"/>
        <w:bottom w:val="none" w:sz="0" w:space="0" w:color="auto"/>
        <w:right w:val="none" w:sz="0" w:space="0" w:color="auto"/>
      </w:divBdr>
    </w:div>
    <w:div w:id="678777639">
      <w:bodyDiv w:val="1"/>
      <w:marLeft w:val="0"/>
      <w:marRight w:val="0"/>
      <w:marTop w:val="0"/>
      <w:marBottom w:val="0"/>
      <w:divBdr>
        <w:top w:val="none" w:sz="0" w:space="0" w:color="auto"/>
        <w:left w:val="none" w:sz="0" w:space="0" w:color="auto"/>
        <w:bottom w:val="none" w:sz="0" w:space="0" w:color="auto"/>
        <w:right w:val="none" w:sz="0" w:space="0" w:color="auto"/>
      </w:divBdr>
    </w:div>
    <w:div w:id="742987159">
      <w:bodyDiv w:val="1"/>
      <w:marLeft w:val="0"/>
      <w:marRight w:val="0"/>
      <w:marTop w:val="0"/>
      <w:marBottom w:val="0"/>
      <w:divBdr>
        <w:top w:val="none" w:sz="0" w:space="0" w:color="auto"/>
        <w:left w:val="none" w:sz="0" w:space="0" w:color="auto"/>
        <w:bottom w:val="none" w:sz="0" w:space="0" w:color="auto"/>
        <w:right w:val="none" w:sz="0" w:space="0" w:color="auto"/>
      </w:divBdr>
    </w:div>
    <w:div w:id="779223508">
      <w:bodyDiv w:val="1"/>
      <w:marLeft w:val="0"/>
      <w:marRight w:val="0"/>
      <w:marTop w:val="0"/>
      <w:marBottom w:val="0"/>
      <w:divBdr>
        <w:top w:val="none" w:sz="0" w:space="0" w:color="auto"/>
        <w:left w:val="none" w:sz="0" w:space="0" w:color="auto"/>
        <w:bottom w:val="none" w:sz="0" w:space="0" w:color="auto"/>
        <w:right w:val="none" w:sz="0" w:space="0" w:color="auto"/>
      </w:divBdr>
    </w:div>
    <w:div w:id="802121243">
      <w:bodyDiv w:val="1"/>
      <w:marLeft w:val="0"/>
      <w:marRight w:val="0"/>
      <w:marTop w:val="0"/>
      <w:marBottom w:val="0"/>
      <w:divBdr>
        <w:top w:val="none" w:sz="0" w:space="0" w:color="auto"/>
        <w:left w:val="none" w:sz="0" w:space="0" w:color="auto"/>
        <w:bottom w:val="none" w:sz="0" w:space="0" w:color="auto"/>
        <w:right w:val="none" w:sz="0" w:space="0" w:color="auto"/>
      </w:divBdr>
    </w:div>
    <w:div w:id="982470350">
      <w:bodyDiv w:val="1"/>
      <w:marLeft w:val="0"/>
      <w:marRight w:val="0"/>
      <w:marTop w:val="0"/>
      <w:marBottom w:val="0"/>
      <w:divBdr>
        <w:top w:val="none" w:sz="0" w:space="0" w:color="auto"/>
        <w:left w:val="none" w:sz="0" w:space="0" w:color="auto"/>
        <w:bottom w:val="none" w:sz="0" w:space="0" w:color="auto"/>
        <w:right w:val="none" w:sz="0" w:space="0" w:color="auto"/>
      </w:divBdr>
    </w:div>
    <w:div w:id="1035429530">
      <w:bodyDiv w:val="1"/>
      <w:marLeft w:val="0"/>
      <w:marRight w:val="0"/>
      <w:marTop w:val="0"/>
      <w:marBottom w:val="0"/>
      <w:divBdr>
        <w:top w:val="none" w:sz="0" w:space="0" w:color="auto"/>
        <w:left w:val="none" w:sz="0" w:space="0" w:color="auto"/>
        <w:bottom w:val="none" w:sz="0" w:space="0" w:color="auto"/>
        <w:right w:val="none" w:sz="0" w:space="0" w:color="auto"/>
      </w:divBdr>
    </w:div>
    <w:div w:id="1065378396">
      <w:bodyDiv w:val="1"/>
      <w:marLeft w:val="0"/>
      <w:marRight w:val="0"/>
      <w:marTop w:val="0"/>
      <w:marBottom w:val="0"/>
      <w:divBdr>
        <w:top w:val="none" w:sz="0" w:space="0" w:color="auto"/>
        <w:left w:val="none" w:sz="0" w:space="0" w:color="auto"/>
        <w:bottom w:val="none" w:sz="0" w:space="0" w:color="auto"/>
        <w:right w:val="none" w:sz="0" w:space="0" w:color="auto"/>
      </w:divBdr>
    </w:div>
    <w:div w:id="1125349107">
      <w:bodyDiv w:val="1"/>
      <w:marLeft w:val="0"/>
      <w:marRight w:val="0"/>
      <w:marTop w:val="0"/>
      <w:marBottom w:val="0"/>
      <w:divBdr>
        <w:top w:val="none" w:sz="0" w:space="0" w:color="auto"/>
        <w:left w:val="none" w:sz="0" w:space="0" w:color="auto"/>
        <w:bottom w:val="none" w:sz="0" w:space="0" w:color="auto"/>
        <w:right w:val="none" w:sz="0" w:space="0" w:color="auto"/>
      </w:divBdr>
    </w:div>
    <w:div w:id="1181428697">
      <w:bodyDiv w:val="1"/>
      <w:marLeft w:val="0"/>
      <w:marRight w:val="0"/>
      <w:marTop w:val="0"/>
      <w:marBottom w:val="0"/>
      <w:divBdr>
        <w:top w:val="none" w:sz="0" w:space="0" w:color="auto"/>
        <w:left w:val="none" w:sz="0" w:space="0" w:color="auto"/>
        <w:bottom w:val="none" w:sz="0" w:space="0" w:color="auto"/>
        <w:right w:val="none" w:sz="0" w:space="0" w:color="auto"/>
      </w:divBdr>
    </w:div>
    <w:div w:id="1228489230">
      <w:bodyDiv w:val="1"/>
      <w:marLeft w:val="0"/>
      <w:marRight w:val="0"/>
      <w:marTop w:val="0"/>
      <w:marBottom w:val="0"/>
      <w:divBdr>
        <w:top w:val="none" w:sz="0" w:space="0" w:color="auto"/>
        <w:left w:val="none" w:sz="0" w:space="0" w:color="auto"/>
        <w:bottom w:val="none" w:sz="0" w:space="0" w:color="auto"/>
        <w:right w:val="none" w:sz="0" w:space="0" w:color="auto"/>
      </w:divBdr>
    </w:div>
    <w:div w:id="1299993239">
      <w:bodyDiv w:val="1"/>
      <w:marLeft w:val="0"/>
      <w:marRight w:val="0"/>
      <w:marTop w:val="0"/>
      <w:marBottom w:val="0"/>
      <w:divBdr>
        <w:top w:val="none" w:sz="0" w:space="0" w:color="auto"/>
        <w:left w:val="none" w:sz="0" w:space="0" w:color="auto"/>
        <w:bottom w:val="none" w:sz="0" w:space="0" w:color="auto"/>
        <w:right w:val="none" w:sz="0" w:space="0" w:color="auto"/>
      </w:divBdr>
    </w:div>
    <w:div w:id="1310093261">
      <w:bodyDiv w:val="1"/>
      <w:marLeft w:val="0"/>
      <w:marRight w:val="0"/>
      <w:marTop w:val="0"/>
      <w:marBottom w:val="0"/>
      <w:divBdr>
        <w:top w:val="none" w:sz="0" w:space="0" w:color="auto"/>
        <w:left w:val="none" w:sz="0" w:space="0" w:color="auto"/>
        <w:bottom w:val="none" w:sz="0" w:space="0" w:color="auto"/>
        <w:right w:val="none" w:sz="0" w:space="0" w:color="auto"/>
      </w:divBdr>
    </w:div>
    <w:div w:id="1367217352">
      <w:bodyDiv w:val="1"/>
      <w:marLeft w:val="0"/>
      <w:marRight w:val="0"/>
      <w:marTop w:val="0"/>
      <w:marBottom w:val="0"/>
      <w:divBdr>
        <w:top w:val="none" w:sz="0" w:space="0" w:color="auto"/>
        <w:left w:val="none" w:sz="0" w:space="0" w:color="auto"/>
        <w:bottom w:val="none" w:sz="0" w:space="0" w:color="auto"/>
        <w:right w:val="none" w:sz="0" w:space="0" w:color="auto"/>
      </w:divBdr>
    </w:div>
    <w:div w:id="1391028683">
      <w:bodyDiv w:val="1"/>
      <w:marLeft w:val="0"/>
      <w:marRight w:val="0"/>
      <w:marTop w:val="0"/>
      <w:marBottom w:val="0"/>
      <w:divBdr>
        <w:top w:val="none" w:sz="0" w:space="0" w:color="auto"/>
        <w:left w:val="none" w:sz="0" w:space="0" w:color="auto"/>
        <w:bottom w:val="none" w:sz="0" w:space="0" w:color="auto"/>
        <w:right w:val="none" w:sz="0" w:space="0" w:color="auto"/>
      </w:divBdr>
    </w:div>
    <w:div w:id="1416629176">
      <w:bodyDiv w:val="1"/>
      <w:marLeft w:val="0"/>
      <w:marRight w:val="0"/>
      <w:marTop w:val="0"/>
      <w:marBottom w:val="0"/>
      <w:divBdr>
        <w:top w:val="none" w:sz="0" w:space="0" w:color="auto"/>
        <w:left w:val="none" w:sz="0" w:space="0" w:color="auto"/>
        <w:bottom w:val="none" w:sz="0" w:space="0" w:color="auto"/>
        <w:right w:val="none" w:sz="0" w:space="0" w:color="auto"/>
      </w:divBdr>
    </w:div>
    <w:div w:id="1439179217">
      <w:bodyDiv w:val="1"/>
      <w:marLeft w:val="0"/>
      <w:marRight w:val="0"/>
      <w:marTop w:val="0"/>
      <w:marBottom w:val="0"/>
      <w:divBdr>
        <w:top w:val="none" w:sz="0" w:space="0" w:color="auto"/>
        <w:left w:val="none" w:sz="0" w:space="0" w:color="auto"/>
        <w:bottom w:val="none" w:sz="0" w:space="0" w:color="auto"/>
        <w:right w:val="none" w:sz="0" w:space="0" w:color="auto"/>
      </w:divBdr>
    </w:div>
    <w:div w:id="1549337608">
      <w:bodyDiv w:val="1"/>
      <w:marLeft w:val="0"/>
      <w:marRight w:val="0"/>
      <w:marTop w:val="0"/>
      <w:marBottom w:val="0"/>
      <w:divBdr>
        <w:top w:val="none" w:sz="0" w:space="0" w:color="auto"/>
        <w:left w:val="none" w:sz="0" w:space="0" w:color="auto"/>
        <w:bottom w:val="none" w:sz="0" w:space="0" w:color="auto"/>
        <w:right w:val="none" w:sz="0" w:space="0" w:color="auto"/>
      </w:divBdr>
    </w:div>
    <w:div w:id="1605380476">
      <w:bodyDiv w:val="1"/>
      <w:marLeft w:val="0"/>
      <w:marRight w:val="0"/>
      <w:marTop w:val="0"/>
      <w:marBottom w:val="0"/>
      <w:divBdr>
        <w:top w:val="none" w:sz="0" w:space="0" w:color="auto"/>
        <w:left w:val="none" w:sz="0" w:space="0" w:color="auto"/>
        <w:bottom w:val="none" w:sz="0" w:space="0" w:color="auto"/>
        <w:right w:val="none" w:sz="0" w:space="0" w:color="auto"/>
      </w:divBdr>
    </w:div>
    <w:div w:id="1617444794">
      <w:bodyDiv w:val="1"/>
      <w:marLeft w:val="0"/>
      <w:marRight w:val="0"/>
      <w:marTop w:val="0"/>
      <w:marBottom w:val="0"/>
      <w:divBdr>
        <w:top w:val="none" w:sz="0" w:space="0" w:color="auto"/>
        <w:left w:val="none" w:sz="0" w:space="0" w:color="auto"/>
        <w:bottom w:val="none" w:sz="0" w:space="0" w:color="auto"/>
        <w:right w:val="none" w:sz="0" w:space="0" w:color="auto"/>
      </w:divBdr>
    </w:div>
    <w:div w:id="1674605826">
      <w:bodyDiv w:val="1"/>
      <w:marLeft w:val="0"/>
      <w:marRight w:val="0"/>
      <w:marTop w:val="0"/>
      <w:marBottom w:val="0"/>
      <w:divBdr>
        <w:top w:val="none" w:sz="0" w:space="0" w:color="auto"/>
        <w:left w:val="none" w:sz="0" w:space="0" w:color="auto"/>
        <w:bottom w:val="none" w:sz="0" w:space="0" w:color="auto"/>
        <w:right w:val="none" w:sz="0" w:space="0" w:color="auto"/>
      </w:divBdr>
    </w:div>
    <w:div w:id="1689915124">
      <w:bodyDiv w:val="1"/>
      <w:marLeft w:val="0"/>
      <w:marRight w:val="0"/>
      <w:marTop w:val="0"/>
      <w:marBottom w:val="0"/>
      <w:divBdr>
        <w:top w:val="none" w:sz="0" w:space="0" w:color="auto"/>
        <w:left w:val="none" w:sz="0" w:space="0" w:color="auto"/>
        <w:bottom w:val="none" w:sz="0" w:space="0" w:color="auto"/>
        <w:right w:val="none" w:sz="0" w:space="0" w:color="auto"/>
      </w:divBdr>
    </w:div>
    <w:div w:id="1747456817">
      <w:bodyDiv w:val="1"/>
      <w:marLeft w:val="0"/>
      <w:marRight w:val="0"/>
      <w:marTop w:val="0"/>
      <w:marBottom w:val="0"/>
      <w:divBdr>
        <w:top w:val="none" w:sz="0" w:space="0" w:color="auto"/>
        <w:left w:val="none" w:sz="0" w:space="0" w:color="auto"/>
        <w:bottom w:val="none" w:sz="0" w:space="0" w:color="auto"/>
        <w:right w:val="none" w:sz="0" w:space="0" w:color="auto"/>
      </w:divBdr>
    </w:div>
    <w:div w:id="1766263178">
      <w:bodyDiv w:val="1"/>
      <w:marLeft w:val="0"/>
      <w:marRight w:val="0"/>
      <w:marTop w:val="0"/>
      <w:marBottom w:val="0"/>
      <w:divBdr>
        <w:top w:val="none" w:sz="0" w:space="0" w:color="auto"/>
        <w:left w:val="none" w:sz="0" w:space="0" w:color="auto"/>
        <w:bottom w:val="none" w:sz="0" w:space="0" w:color="auto"/>
        <w:right w:val="none" w:sz="0" w:space="0" w:color="auto"/>
      </w:divBdr>
    </w:div>
    <w:div w:id="1770731811">
      <w:bodyDiv w:val="1"/>
      <w:marLeft w:val="0"/>
      <w:marRight w:val="0"/>
      <w:marTop w:val="0"/>
      <w:marBottom w:val="0"/>
      <w:divBdr>
        <w:top w:val="none" w:sz="0" w:space="0" w:color="auto"/>
        <w:left w:val="none" w:sz="0" w:space="0" w:color="auto"/>
        <w:bottom w:val="none" w:sz="0" w:space="0" w:color="auto"/>
        <w:right w:val="none" w:sz="0" w:space="0" w:color="auto"/>
      </w:divBdr>
    </w:div>
    <w:div w:id="1813054682">
      <w:bodyDiv w:val="1"/>
      <w:marLeft w:val="0"/>
      <w:marRight w:val="0"/>
      <w:marTop w:val="0"/>
      <w:marBottom w:val="0"/>
      <w:divBdr>
        <w:top w:val="none" w:sz="0" w:space="0" w:color="auto"/>
        <w:left w:val="none" w:sz="0" w:space="0" w:color="auto"/>
        <w:bottom w:val="none" w:sz="0" w:space="0" w:color="auto"/>
        <w:right w:val="none" w:sz="0" w:space="0" w:color="auto"/>
      </w:divBdr>
    </w:div>
    <w:div w:id="1903130536">
      <w:bodyDiv w:val="1"/>
      <w:marLeft w:val="0"/>
      <w:marRight w:val="0"/>
      <w:marTop w:val="0"/>
      <w:marBottom w:val="0"/>
      <w:divBdr>
        <w:top w:val="none" w:sz="0" w:space="0" w:color="auto"/>
        <w:left w:val="none" w:sz="0" w:space="0" w:color="auto"/>
        <w:bottom w:val="none" w:sz="0" w:space="0" w:color="auto"/>
        <w:right w:val="none" w:sz="0" w:space="0" w:color="auto"/>
      </w:divBdr>
    </w:div>
    <w:div w:id="1906138568">
      <w:bodyDiv w:val="1"/>
      <w:marLeft w:val="0"/>
      <w:marRight w:val="0"/>
      <w:marTop w:val="0"/>
      <w:marBottom w:val="0"/>
      <w:divBdr>
        <w:top w:val="none" w:sz="0" w:space="0" w:color="auto"/>
        <w:left w:val="none" w:sz="0" w:space="0" w:color="auto"/>
        <w:bottom w:val="none" w:sz="0" w:space="0" w:color="auto"/>
        <w:right w:val="none" w:sz="0" w:space="0" w:color="auto"/>
      </w:divBdr>
    </w:div>
    <w:div w:id="1933973613">
      <w:bodyDiv w:val="1"/>
      <w:marLeft w:val="0"/>
      <w:marRight w:val="0"/>
      <w:marTop w:val="0"/>
      <w:marBottom w:val="0"/>
      <w:divBdr>
        <w:top w:val="none" w:sz="0" w:space="0" w:color="auto"/>
        <w:left w:val="none" w:sz="0" w:space="0" w:color="auto"/>
        <w:bottom w:val="none" w:sz="0" w:space="0" w:color="auto"/>
        <w:right w:val="none" w:sz="0" w:space="0" w:color="auto"/>
      </w:divBdr>
    </w:div>
    <w:div w:id="199571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commentsExtended" Target="commentsExtended.xml"/><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footer" Target="footer2.xml"/><Relationship Id="rId10" Type="http://schemas.openxmlformats.org/officeDocument/2006/relationships/image" Target="media/image4.emf"/><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6/09/relationships/commentsIds" Target="commentsIds.xm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2123</TotalTime>
  <Pages>27</Pages>
  <Words>10718</Words>
  <Characters>61096</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Mirzaie, Mehdi</dc:creator>
  <cp:keywords/>
  <dc:description/>
  <cp:lastModifiedBy>Mirzaie, Mehdi</cp:lastModifiedBy>
  <cp:revision>12</cp:revision>
  <dcterms:created xsi:type="dcterms:W3CDTF">2024-10-23T02:54:00Z</dcterms:created>
  <dcterms:modified xsi:type="dcterms:W3CDTF">2024-10-28T13:21:00Z</dcterms:modified>
</cp:coreProperties>
</file>