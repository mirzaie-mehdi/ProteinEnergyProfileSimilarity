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F727A" w14:textId="77777777" w:rsidR="00811D3B" w:rsidRPr="00145BB3" w:rsidRDefault="00811D3B" w:rsidP="00811D3B">
      <w:pPr>
        <w:rPr>
          <w:rFonts w:asciiTheme="minorBidi" w:hAnsiTheme="minorBidi" w:cstheme="minorBidi"/>
          <w:sz w:val="22"/>
          <w:szCs w:val="22"/>
        </w:rPr>
      </w:pPr>
      <w:r w:rsidRPr="00145BB3">
        <w:rPr>
          <w:rStyle w:val="Strong"/>
          <w:rFonts w:asciiTheme="minorBidi" w:eastAsiaTheme="majorEastAsia" w:hAnsiTheme="minorBidi" w:cstheme="minorBidi"/>
          <w:sz w:val="22"/>
          <w:szCs w:val="22"/>
        </w:rPr>
        <w:t>Comments from the Reviewers:</w:t>
      </w:r>
      <w:r w:rsidRPr="00145BB3">
        <w:rPr>
          <w:rFonts w:asciiTheme="minorBidi" w:hAnsiTheme="minorBidi" w:cstheme="minorBidi"/>
          <w:sz w:val="22"/>
          <w:szCs w:val="22"/>
        </w:rPr>
        <w:br/>
      </w:r>
    </w:p>
    <w:p w14:paraId="21B142FC" w14:textId="60AB5100" w:rsidR="00811D3B" w:rsidRPr="00811D3B" w:rsidRDefault="00811D3B" w:rsidP="00811D3B">
      <w:pPr>
        <w:spacing w:after="160" w:line="259" w:lineRule="auto"/>
        <w:rPr>
          <w:rFonts w:asciiTheme="minorBidi" w:hAnsiTheme="minorBidi" w:cstheme="minorBidi"/>
          <w:sz w:val="22"/>
          <w:szCs w:val="22"/>
        </w:rPr>
      </w:pPr>
      <w:r w:rsidRPr="00811D3B">
        <w:rPr>
          <w:rFonts w:asciiTheme="minorBidi" w:hAnsiTheme="minorBidi" w:cstheme="minorBidi"/>
          <w:b/>
          <w:bCs/>
          <w:sz w:val="22"/>
          <w:szCs w:val="22"/>
        </w:rPr>
        <w:t>Reviewer 1</w:t>
      </w:r>
      <w:r w:rsidRPr="00145BB3">
        <w:rPr>
          <w:rFonts w:asciiTheme="minorBidi" w:hAnsiTheme="minorBidi" w:cstheme="minorBidi"/>
          <w:b/>
          <w:bCs/>
          <w:sz w:val="22"/>
          <w:szCs w:val="22"/>
        </w:rPr>
        <w:t>:</w:t>
      </w:r>
    </w:p>
    <w:p w14:paraId="28638554" w14:textId="77777777" w:rsidR="00811D3B" w:rsidRPr="00811D3B" w:rsidRDefault="00811D3B" w:rsidP="0065698D">
      <w:pPr>
        <w:spacing w:after="160" w:line="259" w:lineRule="auto"/>
        <w:jc w:val="lowKashida"/>
        <w:rPr>
          <w:rFonts w:asciiTheme="minorBidi" w:hAnsiTheme="minorBidi" w:cstheme="minorBidi"/>
          <w:sz w:val="22"/>
          <w:szCs w:val="22"/>
        </w:rPr>
      </w:pPr>
      <w:r w:rsidRPr="00811D3B">
        <w:rPr>
          <w:rFonts w:asciiTheme="minorBidi" w:hAnsiTheme="minorBidi" w:cstheme="minorBidi"/>
          <w:sz w:val="22"/>
          <w:szCs w:val="22"/>
        </w:rPr>
        <w:t>The authors presented a method to characterize protein-protein similarity using an energy profile. Although the proposed method is interesting, more systematic evaluations using larger datasets are needed. In addition, there are no details about how the authors obtained the energy predictor matrix to calculate sequence-based energy for each evaluation test presented in the manuscript.</w:t>
      </w:r>
    </w:p>
    <w:p w14:paraId="0CFEC1CF" w14:textId="1C6CB1B7" w:rsidR="00811D3B" w:rsidRDefault="00811D3B" w:rsidP="0065698D">
      <w:pPr>
        <w:jc w:val="lowKashida"/>
        <w:rPr>
          <w:rFonts w:asciiTheme="minorBidi" w:hAnsiTheme="minorBidi" w:cstheme="minorBidi"/>
          <w:i/>
          <w:iCs/>
          <w:color w:val="0F4761" w:themeColor="accent1" w:themeShade="BF"/>
          <w:sz w:val="22"/>
          <w:szCs w:val="22"/>
        </w:rPr>
      </w:pPr>
      <w:r w:rsidRPr="00145BB3">
        <w:rPr>
          <w:rFonts w:asciiTheme="minorBidi" w:eastAsiaTheme="majorEastAsia" w:hAnsiTheme="minorBidi" w:cstheme="minorBidi"/>
          <w:i/>
          <w:iCs/>
          <w:color w:val="0F4761" w:themeColor="accent1" w:themeShade="BF"/>
          <w:sz w:val="22"/>
          <w:szCs w:val="22"/>
        </w:rPr>
        <w:t>ANSWER:</w:t>
      </w:r>
      <w:r w:rsidRPr="00145BB3">
        <w:rPr>
          <w:rFonts w:asciiTheme="minorBidi" w:hAnsiTheme="minorBidi" w:cstheme="minorBidi"/>
          <w:i/>
          <w:iCs/>
          <w:color w:val="0F4761" w:themeColor="accent1" w:themeShade="BF"/>
          <w:sz w:val="22"/>
          <w:szCs w:val="22"/>
        </w:rPr>
        <w:t xml:space="preserve"> We thank the reviewer for appreciating our work</w:t>
      </w:r>
      <w:r w:rsidR="00E156E2">
        <w:rPr>
          <w:rFonts w:asciiTheme="minorBidi" w:hAnsiTheme="minorBidi" w:cstheme="minorBidi"/>
          <w:i/>
          <w:iCs/>
          <w:color w:val="0F4761" w:themeColor="accent1" w:themeShade="BF"/>
          <w:sz w:val="22"/>
          <w:szCs w:val="22"/>
        </w:rPr>
        <w:t xml:space="preserve"> and for </w:t>
      </w:r>
      <w:r w:rsidR="00540330">
        <w:rPr>
          <w:rFonts w:asciiTheme="minorBidi" w:hAnsiTheme="minorBidi" w:cstheme="minorBidi"/>
          <w:i/>
          <w:iCs/>
          <w:color w:val="0F4761" w:themeColor="accent1" w:themeShade="BF"/>
          <w:sz w:val="22"/>
          <w:szCs w:val="22"/>
        </w:rPr>
        <w:t xml:space="preserve">very </w:t>
      </w:r>
      <w:r w:rsidR="00E156E2">
        <w:rPr>
          <w:rFonts w:asciiTheme="minorBidi" w:hAnsiTheme="minorBidi" w:cstheme="minorBidi"/>
          <w:i/>
          <w:iCs/>
          <w:color w:val="0F4761" w:themeColor="accent1" w:themeShade="BF"/>
          <w:sz w:val="22"/>
          <w:szCs w:val="22"/>
        </w:rPr>
        <w:t>constructive feedback</w:t>
      </w:r>
      <w:r w:rsidRPr="00145BB3">
        <w:rPr>
          <w:rFonts w:asciiTheme="minorBidi" w:hAnsiTheme="minorBidi" w:cstheme="minorBidi"/>
          <w:i/>
          <w:iCs/>
          <w:color w:val="0F4761" w:themeColor="accent1" w:themeShade="BF"/>
          <w:sz w:val="22"/>
          <w:szCs w:val="22"/>
        </w:rPr>
        <w:t>. We have carefully considered the comments and provide our detailed point-by-point responses below.</w:t>
      </w:r>
      <w:r w:rsidR="00540330">
        <w:rPr>
          <w:rFonts w:asciiTheme="minorBidi" w:hAnsiTheme="minorBidi" w:cstheme="minorBidi"/>
          <w:i/>
          <w:iCs/>
          <w:color w:val="0F4761" w:themeColor="accent1" w:themeShade="BF"/>
          <w:sz w:val="22"/>
          <w:szCs w:val="22"/>
        </w:rPr>
        <w:t xml:space="preserve"> To facilitate the </w:t>
      </w:r>
      <w:r w:rsidR="00947FA8">
        <w:rPr>
          <w:rFonts w:asciiTheme="minorBidi" w:hAnsiTheme="minorBidi" w:cstheme="minorBidi"/>
          <w:i/>
          <w:iCs/>
          <w:color w:val="0F4761" w:themeColor="accent1" w:themeShade="BF"/>
          <w:sz w:val="22"/>
          <w:szCs w:val="22"/>
        </w:rPr>
        <w:t>review,</w:t>
      </w:r>
      <w:r w:rsidR="00540330">
        <w:rPr>
          <w:rFonts w:asciiTheme="minorBidi" w:hAnsiTheme="minorBidi" w:cstheme="minorBidi"/>
          <w:i/>
          <w:iCs/>
          <w:color w:val="0F4761" w:themeColor="accent1" w:themeShade="BF"/>
          <w:sz w:val="22"/>
          <w:szCs w:val="22"/>
        </w:rPr>
        <w:t xml:space="preserve"> we have included new data and figures/tables into our point-by-point responses below and updated the revised manuscript accordingly.</w:t>
      </w:r>
    </w:p>
    <w:p w14:paraId="29347CBA" w14:textId="77777777" w:rsidR="00540330" w:rsidRPr="00145BB3" w:rsidRDefault="00540330" w:rsidP="0065698D">
      <w:pPr>
        <w:jc w:val="lowKashida"/>
        <w:rPr>
          <w:rFonts w:asciiTheme="minorBidi" w:hAnsiTheme="minorBidi" w:cstheme="minorBidi"/>
          <w:i/>
          <w:iCs/>
          <w:color w:val="0F4761" w:themeColor="accent1" w:themeShade="BF"/>
          <w:sz w:val="22"/>
          <w:szCs w:val="22"/>
        </w:rPr>
      </w:pPr>
    </w:p>
    <w:p w14:paraId="2FE267AA" w14:textId="77777777" w:rsidR="0065698D" w:rsidRPr="00145BB3" w:rsidRDefault="0065698D" w:rsidP="0065698D">
      <w:pPr>
        <w:jc w:val="lowKashida"/>
        <w:rPr>
          <w:rFonts w:asciiTheme="minorBidi" w:hAnsiTheme="minorBidi" w:cstheme="minorBidi"/>
          <w:i/>
          <w:iCs/>
          <w:color w:val="0F4761" w:themeColor="accent1" w:themeShade="BF"/>
          <w:sz w:val="22"/>
          <w:szCs w:val="22"/>
        </w:rPr>
      </w:pPr>
    </w:p>
    <w:p w14:paraId="37AC816B" w14:textId="37D49888" w:rsidR="0065698D" w:rsidRPr="00145BB3" w:rsidRDefault="00C47B83" w:rsidP="00E916C5">
      <w:pPr>
        <w:jc w:val="lowKashida"/>
        <w:rPr>
          <w:rFonts w:asciiTheme="minorBidi" w:hAnsiTheme="minorBidi" w:cstheme="minorBidi"/>
          <w:sz w:val="22"/>
          <w:szCs w:val="22"/>
        </w:rPr>
      </w:pPr>
      <w:r w:rsidRPr="00145BB3">
        <w:rPr>
          <w:rFonts w:asciiTheme="minorBidi" w:hAnsiTheme="minorBidi" w:cstheme="minorBidi"/>
          <w:sz w:val="22"/>
          <w:szCs w:val="22"/>
        </w:rPr>
        <w:t>1</w:t>
      </w:r>
      <w:r w:rsidR="00E916C5" w:rsidRPr="00145BB3">
        <w:rPr>
          <w:rFonts w:asciiTheme="minorBidi" w:hAnsiTheme="minorBidi" w:cstheme="minorBidi"/>
          <w:sz w:val="22"/>
          <w:szCs w:val="22"/>
        </w:rPr>
        <w:t>)</w:t>
      </w:r>
      <w:r w:rsidR="0065698D" w:rsidRPr="00145BB3">
        <w:rPr>
          <w:rFonts w:asciiTheme="minorBidi" w:hAnsiTheme="minorBidi" w:cstheme="minorBidi"/>
          <w:sz w:val="22"/>
          <w:szCs w:val="22"/>
        </w:rPr>
        <w:t xml:space="preserve"> More details about how the authors obtained the energy predictor matrix for calculating sequence-based energy for each evaluation test are needed. For instance, the testing dataset shouldn't be used to estimate the energy predictor matrix.</w:t>
      </w:r>
    </w:p>
    <w:p w14:paraId="0CC0A07A" w14:textId="77777777" w:rsidR="005757C1" w:rsidRPr="00145BB3" w:rsidRDefault="005757C1" w:rsidP="00E916C5">
      <w:pPr>
        <w:jc w:val="lowKashida"/>
        <w:rPr>
          <w:rFonts w:asciiTheme="minorBidi" w:hAnsiTheme="minorBidi" w:cstheme="minorBidi"/>
          <w:sz w:val="22"/>
          <w:szCs w:val="22"/>
        </w:rPr>
      </w:pPr>
    </w:p>
    <w:p w14:paraId="1E309F3B" w14:textId="40FC8D7B" w:rsidR="005757C1" w:rsidRPr="00145BB3" w:rsidRDefault="00E916C5" w:rsidP="005757C1">
      <w:pPr>
        <w:pStyle w:val="NormalWeb"/>
        <w:spacing w:before="0" w:beforeAutospacing="0" w:after="0" w:afterAutospacing="0"/>
        <w:jc w:val="both"/>
        <w:rPr>
          <w:rFonts w:asciiTheme="minorBidi" w:hAnsiTheme="minorBidi" w:cstheme="minorBidi"/>
          <w:color w:val="074F6A" w:themeColor="accent4" w:themeShade="80"/>
          <w:sz w:val="22"/>
          <w:szCs w:val="22"/>
          <w:shd w:val="clear" w:color="auto" w:fill="FFFFFF"/>
        </w:rPr>
      </w:pPr>
      <w:r w:rsidRPr="00145BB3">
        <w:rPr>
          <w:rFonts w:asciiTheme="minorBidi" w:eastAsiaTheme="majorEastAsia" w:hAnsiTheme="minorBidi" w:cstheme="minorBidi"/>
          <w:i/>
          <w:iCs/>
          <w:color w:val="074F6A" w:themeColor="accent4" w:themeShade="80"/>
          <w:sz w:val="22"/>
          <w:szCs w:val="22"/>
        </w:rPr>
        <w:t>ANSWER</w:t>
      </w:r>
      <w:r w:rsidRPr="00145BB3">
        <w:rPr>
          <w:rFonts w:asciiTheme="minorBidi" w:eastAsiaTheme="majorEastAsia" w:hAnsiTheme="minorBidi" w:cstheme="minorBidi"/>
          <w:color w:val="074F6A" w:themeColor="accent4" w:themeShade="80"/>
          <w:sz w:val="22"/>
          <w:szCs w:val="22"/>
        </w:rPr>
        <w:t>:</w:t>
      </w:r>
      <w:r w:rsidRPr="00145BB3">
        <w:rPr>
          <w:rFonts w:asciiTheme="minorBidi" w:hAnsiTheme="minorBidi" w:cstheme="minorBidi"/>
          <w:color w:val="074F6A" w:themeColor="accent4" w:themeShade="80"/>
          <w:sz w:val="22"/>
          <w:szCs w:val="22"/>
        </w:rPr>
        <w:t xml:space="preserve"> </w:t>
      </w:r>
      <w:r w:rsidR="00E156E2">
        <w:rPr>
          <w:rFonts w:asciiTheme="minorBidi" w:hAnsiTheme="minorBidi" w:cstheme="minorBidi"/>
          <w:color w:val="074F6A" w:themeColor="accent4" w:themeShade="80"/>
          <w:sz w:val="22"/>
          <w:szCs w:val="22"/>
          <w:shd w:val="clear" w:color="auto" w:fill="FFFFFF"/>
        </w:rPr>
        <w:t xml:space="preserve">We </w:t>
      </w:r>
      <w:r w:rsidR="00540330">
        <w:rPr>
          <w:rFonts w:asciiTheme="minorBidi" w:hAnsiTheme="minorBidi" w:cstheme="minorBidi"/>
          <w:color w:val="074F6A" w:themeColor="accent4" w:themeShade="80"/>
          <w:sz w:val="22"/>
          <w:szCs w:val="22"/>
          <w:shd w:val="clear" w:color="auto" w:fill="FFFFFF"/>
        </w:rPr>
        <w:t>thank the reviewer for this suggestion</w:t>
      </w:r>
      <w:r w:rsidR="00E156E2">
        <w:rPr>
          <w:rFonts w:asciiTheme="minorBidi" w:hAnsiTheme="minorBidi" w:cstheme="minorBidi"/>
          <w:color w:val="074F6A" w:themeColor="accent4" w:themeShade="80"/>
          <w:sz w:val="22"/>
          <w:szCs w:val="22"/>
          <w:shd w:val="clear" w:color="auto" w:fill="FFFFFF"/>
        </w:rPr>
        <w:t xml:space="preserve"> and have now </w:t>
      </w:r>
      <w:r w:rsidR="00E156E2" w:rsidRPr="00145BB3">
        <w:rPr>
          <w:rFonts w:asciiTheme="minorBidi" w:hAnsiTheme="minorBidi" w:cstheme="minorBidi"/>
          <w:color w:val="074F6A" w:themeColor="accent4" w:themeShade="80"/>
          <w:sz w:val="22"/>
          <w:szCs w:val="22"/>
          <w:shd w:val="clear" w:color="auto" w:fill="FFFFFF"/>
        </w:rPr>
        <w:t>excluded the 129 proteins that overlapped with the test sets from the training set</w:t>
      </w:r>
      <w:r w:rsidR="00E156E2">
        <w:rPr>
          <w:rFonts w:asciiTheme="minorBidi" w:hAnsiTheme="minorBidi" w:cstheme="minorBidi"/>
          <w:color w:val="074F6A" w:themeColor="accent4" w:themeShade="80"/>
          <w:sz w:val="22"/>
          <w:szCs w:val="22"/>
          <w:shd w:val="clear" w:color="auto" w:fill="FFFFFF"/>
        </w:rPr>
        <w:t>.</w:t>
      </w:r>
      <w:r w:rsidRPr="00145BB3">
        <w:rPr>
          <w:rFonts w:asciiTheme="minorBidi" w:hAnsiTheme="minorBidi" w:cstheme="minorBidi"/>
          <w:color w:val="074F6A" w:themeColor="accent4" w:themeShade="80"/>
          <w:sz w:val="22"/>
          <w:szCs w:val="22"/>
          <w:shd w:val="clear" w:color="auto" w:fill="FFFFFF"/>
        </w:rPr>
        <w:t xml:space="preserve"> The knowledge-based potential function and energy predictor matrix </w:t>
      </w:r>
      <w:r w:rsidR="00E156E2">
        <w:rPr>
          <w:rFonts w:asciiTheme="minorBidi" w:hAnsiTheme="minorBidi" w:cstheme="minorBidi"/>
          <w:color w:val="074F6A" w:themeColor="accent4" w:themeShade="80"/>
          <w:sz w:val="22"/>
          <w:szCs w:val="22"/>
          <w:shd w:val="clear" w:color="auto" w:fill="FFFFFF"/>
        </w:rPr>
        <w:t>are now</w:t>
      </w:r>
      <w:r w:rsidRPr="00145BB3">
        <w:rPr>
          <w:rFonts w:asciiTheme="minorBidi" w:hAnsiTheme="minorBidi" w:cstheme="minorBidi"/>
          <w:color w:val="074F6A" w:themeColor="accent4" w:themeShade="80"/>
          <w:sz w:val="22"/>
          <w:szCs w:val="22"/>
          <w:shd w:val="clear" w:color="auto" w:fill="FFFFFF"/>
        </w:rPr>
        <w:t xml:space="preserve"> recalculated using only the remaining training set proteins, ensuring that the test data </w:t>
      </w:r>
      <w:r w:rsidR="00E156E2">
        <w:rPr>
          <w:rFonts w:asciiTheme="minorBidi" w:hAnsiTheme="minorBidi" w:cstheme="minorBidi"/>
          <w:color w:val="074F6A" w:themeColor="accent4" w:themeShade="80"/>
          <w:sz w:val="22"/>
          <w:szCs w:val="22"/>
          <w:shd w:val="clear" w:color="auto" w:fill="FFFFFF"/>
        </w:rPr>
        <w:t>is</w:t>
      </w:r>
      <w:r w:rsidR="00E156E2" w:rsidRPr="00145BB3">
        <w:rPr>
          <w:rFonts w:asciiTheme="minorBidi" w:hAnsiTheme="minorBidi" w:cstheme="minorBidi"/>
          <w:color w:val="074F6A" w:themeColor="accent4" w:themeShade="80"/>
          <w:sz w:val="22"/>
          <w:szCs w:val="22"/>
          <w:shd w:val="clear" w:color="auto" w:fill="FFFFFF"/>
        </w:rPr>
        <w:t xml:space="preserve"> </w:t>
      </w:r>
      <w:r w:rsidRPr="00145BB3">
        <w:rPr>
          <w:rFonts w:asciiTheme="minorBidi" w:hAnsiTheme="minorBidi" w:cstheme="minorBidi"/>
          <w:color w:val="074F6A" w:themeColor="accent4" w:themeShade="80"/>
          <w:sz w:val="22"/>
          <w:szCs w:val="22"/>
          <w:shd w:val="clear" w:color="auto" w:fill="FFFFFF"/>
        </w:rPr>
        <w:t xml:space="preserve">not involved </w:t>
      </w:r>
      <w:r w:rsidR="00E156E2">
        <w:rPr>
          <w:rFonts w:asciiTheme="minorBidi" w:hAnsiTheme="minorBidi" w:cstheme="minorBidi"/>
          <w:color w:val="074F6A" w:themeColor="accent4" w:themeShade="80"/>
          <w:sz w:val="22"/>
          <w:szCs w:val="22"/>
          <w:shd w:val="clear" w:color="auto" w:fill="FFFFFF"/>
        </w:rPr>
        <w:t>in</w:t>
      </w:r>
      <w:r w:rsidRPr="00145BB3">
        <w:rPr>
          <w:rFonts w:asciiTheme="minorBidi" w:hAnsiTheme="minorBidi" w:cstheme="minorBidi"/>
          <w:color w:val="074F6A" w:themeColor="accent4" w:themeShade="80"/>
          <w:sz w:val="22"/>
          <w:szCs w:val="22"/>
          <w:shd w:val="clear" w:color="auto" w:fill="FFFFFF"/>
        </w:rPr>
        <w:t xml:space="preserve"> the matrix estimation process. In the revised manuscript, we have also updated the Methods section (Page 1</w:t>
      </w:r>
      <w:r w:rsidR="005757C1" w:rsidRPr="00145BB3">
        <w:rPr>
          <w:rFonts w:asciiTheme="minorBidi" w:hAnsiTheme="minorBidi" w:cstheme="minorBidi"/>
          <w:color w:val="074F6A" w:themeColor="accent4" w:themeShade="80"/>
          <w:sz w:val="22"/>
          <w:szCs w:val="22"/>
          <w:shd w:val="clear" w:color="auto" w:fill="FFFFFF"/>
        </w:rPr>
        <w:t>8</w:t>
      </w:r>
      <w:r w:rsidRPr="00145BB3">
        <w:rPr>
          <w:rFonts w:asciiTheme="minorBidi" w:hAnsiTheme="minorBidi" w:cstheme="minorBidi"/>
          <w:color w:val="074F6A" w:themeColor="accent4" w:themeShade="80"/>
          <w:sz w:val="22"/>
          <w:szCs w:val="22"/>
          <w:shd w:val="clear" w:color="auto" w:fill="FFFFFF"/>
        </w:rPr>
        <w:t>-</w:t>
      </w:r>
      <w:r w:rsidR="005757C1" w:rsidRPr="00145BB3">
        <w:rPr>
          <w:rFonts w:asciiTheme="minorBidi" w:hAnsiTheme="minorBidi" w:cstheme="minorBidi"/>
          <w:color w:val="074F6A" w:themeColor="accent4" w:themeShade="80"/>
          <w:sz w:val="22"/>
          <w:szCs w:val="22"/>
          <w:shd w:val="clear" w:color="auto" w:fill="FFFFFF"/>
        </w:rPr>
        <w:t>20</w:t>
      </w:r>
      <w:r w:rsidRPr="00145BB3">
        <w:rPr>
          <w:rFonts w:asciiTheme="minorBidi" w:hAnsiTheme="minorBidi" w:cstheme="minorBidi"/>
          <w:color w:val="074F6A" w:themeColor="accent4" w:themeShade="80"/>
          <w:sz w:val="22"/>
          <w:szCs w:val="22"/>
          <w:shd w:val="clear" w:color="auto" w:fill="FFFFFF"/>
        </w:rPr>
        <w:t>) and added</w:t>
      </w:r>
      <w:r w:rsidR="00E156E2">
        <w:rPr>
          <w:rFonts w:asciiTheme="minorBidi" w:hAnsiTheme="minorBidi" w:cstheme="minorBidi"/>
          <w:color w:val="074F6A" w:themeColor="accent4" w:themeShade="80"/>
          <w:sz w:val="22"/>
          <w:szCs w:val="22"/>
          <w:shd w:val="clear" w:color="auto" w:fill="FFFFFF"/>
        </w:rPr>
        <w:t xml:space="preserve"> new</w:t>
      </w:r>
      <w:r w:rsidRPr="00145BB3">
        <w:rPr>
          <w:rFonts w:asciiTheme="minorBidi" w:hAnsiTheme="minorBidi" w:cstheme="minorBidi"/>
          <w:color w:val="074F6A" w:themeColor="accent4" w:themeShade="80"/>
          <w:sz w:val="22"/>
          <w:szCs w:val="22"/>
          <w:shd w:val="clear" w:color="auto" w:fill="FFFFFF"/>
        </w:rPr>
        <w:t xml:space="preserve"> </w:t>
      </w:r>
      <w:r w:rsidRPr="00145BB3">
        <w:rPr>
          <w:rFonts w:asciiTheme="minorBidi" w:hAnsiTheme="minorBidi" w:cstheme="minorBidi"/>
          <w:b/>
          <w:bCs/>
          <w:color w:val="074F6A" w:themeColor="accent4" w:themeShade="80"/>
          <w:sz w:val="22"/>
          <w:szCs w:val="22"/>
          <w:shd w:val="clear" w:color="auto" w:fill="FFFFFF"/>
        </w:rPr>
        <w:t>Fig</w:t>
      </w:r>
      <w:r w:rsidR="005757C1" w:rsidRPr="00145BB3">
        <w:rPr>
          <w:rFonts w:asciiTheme="minorBidi" w:hAnsiTheme="minorBidi" w:cstheme="minorBidi"/>
          <w:b/>
          <w:bCs/>
          <w:color w:val="074F6A" w:themeColor="accent4" w:themeShade="80"/>
          <w:sz w:val="22"/>
          <w:szCs w:val="22"/>
          <w:shd w:val="clear" w:color="auto" w:fill="FFFFFF"/>
        </w:rPr>
        <w:t>.</w:t>
      </w:r>
      <w:r w:rsidRPr="00145BB3">
        <w:rPr>
          <w:rFonts w:asciiTheme="minorBidi" w:hAnsiTheme="minorBidi" w:cstheme="minorBidi"/>
          <w:b/>
          <w:bCs/>
          <w:color w:val="074F6A" w:themeColor="accent4" w:themeShade="80"/>
          <w:sz w:val="22"/>
          <w:szCs w:val="22"/>
          <w:shd w:val="clear" w:color="auto" w:fill="FFFFFF"/>
        </w:rPr>
        <w:t xml:space="preserve"> 1</w:t>
      </w:r>
      <w:r w:rsidRPr="00145BB3">
        <w:rPr>
          <w:rFonts w:asciiTheme="minorBidi" w:hAnsiTheme="minorBidi" w:cstheme="minorBidi"/>
          <w:color w:val="074F6A" w:themeColor="accent4" w:themeShade="80"/>
          <w:sz w:val="22"/>
          <w:szCs w:val="22"/>
          <w:shd w:val="clear" w:color="auto" w:fill="FFFFFF"/>
        </w:rPr>
        <w:t xml:space="preserve">, which </w:t>
      </w:r>
      <w:r w:rsidR="00E156E2">
        <w:rPr>
          <w:rFonts w:asciiTheme="minorBidi" w:hAnsiTheme="minorBidi" w:cstheme="minorBidi"/>
          <w:color w:val="074F6A" w:themeColor="accent4" w:themeShade="80"/>
          <w:sz w:val="22"/>
          <w:szCs w:val="22"/>
          <w:shd w:val="clear" w:color="auto" w:fill="FFFFFF"/>
        </w:rPr>
        <w:t>illustrates</w:t>
      </w:r>
      <w:r w:rsidRPr="00145BB3">
        <w:rPr>
          <w:rFonts w:asciiTheme="minorBidi" w:hAnsiTheme="minorBidi" w:cstheme="minorBidi"/>
          <w:color w:val="074F6A" w:themeColor="accent4" w:themeShade="80"/>
          <w:sz w:val="22"/>
          <w:szCs w:val="22"/>
          <w:shd w:val="clear" w:color="auto" w:fill="FFFFFF"/>
        </w:rPr>
        <w:t xml:space="preserve"> the steps for estimating the predictor matrix and energy profile.</w:t>
      </w:r>
    </w:p>
    <w:p w14:paraId="5F03A95B" w14:textId="620FE17E" w:rsidR="00E916C5" w:rsidRPr="00145BB3" w:rsidRDefault="00E916C5" w:rsidP="005757C1">
      <w:pPr>
        <w:pStyle w:val="NormalWeb"/>
        <w:spacing w:before="0" w:beforeAutospacing="0" w:after="0" w:afterAutospacing="0"/>
        <w:jc w:val="both"/>
        <w:rPr>
          <w:rFonts w:asciiTheme="minorBidi" w:hAnsiTheme="minorBidi" w:cstheme="minorBidi"/>
          <w:color w:val="074F6A" w:themeColor="accent4" w:themeShade="80"/>
          <w:sz w:val="22"/>
          <w:szCs w:val="22"/>
          <w:shd w:val="clear" w:color="auto" w:fill="FFFFFF"/>
        </w:rPr>
      </w:pPr>
      <w:r w:rsidRPr="00145BB3">
        <w:rPr>
          <w:rFonts w:asciiTheme="minorBidi" w:hAnsiTheme="minorBidi" w:cstheme="minorBidi"/>
          <w:color w:val="074F6A" w:themeColor="accent4" w:themeShade="80"/>
          <w:sz w:val="22"/>
          <w:szCs w:val="22"/>
          <w:shd w:val="clear" w:color="auto" w:fill="FFFFFF"/>
        </w:rPr>
        <w:t xml:space="preserve">The recalculated predictor matrix showed a correlation of 0.99990 with the original one, indicating that the exclusion of overlapping proteins had a negligible impact on the energy predictions. </w:t>
      </w:r>
      <w:r w:rsidR="00E156E2">
        <w:rPr>
          <w:rFonts w:asciiTheme="minorBidi" w:hAnsiTheme="minorBidi" w:cstheme="minorBidi"/>
          <w:color w:val="074F6A" w:themeColor="accent4" w:themeShade="80"/>
          <w:sz w:val="22"/>
          <w:szCs w:val="22"/>
          <w:shd w:val="clear" w:color="auto" w:fill="FFFFFF"/>
        </w:rPr>
        <w:t>In addition</w:t>
      </w:r>
      <w:r w:rsidRPr="00145BB3">
        <w:rPr>
          <w:rFonts w:asciiTheme="minorBidi" w:hAnsiTheme="minorBidi" w:cstheme="minorBidi"/>
          <w:color w:val="074F6A" w:themeColor="accent4" w:themeShade="80"/>
          <w:sz w:val="22"/>
          <w:szCs w:val="22"/>
          <w:shd w:val="clear" w:color="auto" w:fill="FFFFFF"/>
        </w:rPr>
        <w:t>, we regenerated all figures and reran the method across all test sets, with results remaining consistent with our previous findings</w:t>
      </w:r>
      <w:r w:rsidR="00E156E2">
        <w:rPr>
          <w:rFonts w:asciiTheme="minorBidi" w:hAnsiTheme="minorBidi" w:cstheme="minorBidi"/>
          <w:color w:val="074F6A" w:themeColor="accent4" w:themeShade="80"/>
          <w:sz w:val="22"/>
          <w:szCs w:val="22"/>
          <w:shd w:val="clear" w:color="auto" w:fill="FFFFFF"/>
        </w:rPr>
        <w:t>, confirming</w:t>
      </w:r>
      <w:r w:rsidR="00947FA8">
        <w:rPr>
          <w:rFonts w:asciiTheme="minorBidi" w:hAnsiTheme="minorBidi" w:cstheme="minorBidi"/>
          <w:color w:val="074F6A" w:themeColor="accent4" w:themeShade="80"/>
          <w:sz w:val="22"/>
          <w:szCs w:val="22"/>
          <w:shd w:val="clear" w:color="auto" w:fill="FFFFFF"/>
        </w:rPr>
        <w:t xml:space="preserve"> </w:t>
      </w:r>
      <w:r w:rsidRPr="00145BB3">
        <w:rPr>
          <w:rFonts w:asciiTheme="minorBidi" w:hAnsiTheme="minorBidi" w:cstheme="minorBidi"/>
          <w:color w:val="074F6A" w:themeColor="accent4" w:themeShade="80"/>
          <w:sz w:val="22"/>
          <w:szCs w:val="22"/>
          <w:shd w:val="clear" w:color="auto" w:fill="FFFFFF"/>
        </w:rPr>
        <w:t xml:space="preserve">the robustness of our approach. </w:t>
      </w:r>
    </w:p>
    <w:p w14:paraId="7222A1FF" w14:textId="77777777" w:rsidR="005757C1" w:rsidRPr="00145BB3" w:rsidRDefault="005757C1" w:rsidP="005757C1">
      <w:pPr>
        <w:pStyle w:val="NormalWeb"/>
        <w:spacing w:before="0" w:beforeAutospacing="0" w:after="0" w:afterAutospacing="0"/>
        <w:jc w:val="both"/>
        <w:rPr>
          <w:rFonts w:asciiTheme="minorBidi" w:hAnsiTheme="minorBidi" w:cstheme="minorBidi"/>
          <w:sz w:val="22"/>
          <w:szCs w:val="22"/>
        </w:rPr>
      </w:pPr>
    </w:p>
    <w:p w14:paraId="62D489DC" w14:textId="6D671411" w:rsidR="005757C1" w:rsidRPr="00145BB3" w:rsidRDefault="005757C1" w:rsidP="00E916C5">
      <w:pPr>
        <w:rPr>
          <w:rFonts w:asciiTheme="minorBidi" w:hAnsiTheme="minorBidi" w:cstheme="minorBidi"/>
          <w:sz w:val="22"/>
          <w:szCs w:val="22"/>
        </w:rPr>
      </w:pPr>
      <w:r w:rsidRPr="00145BB3">
        <w:rPr>
          <w:rFonts w:asciiTheme="minorBidi" w:hAnsiTheme="minorBidi" w:cstheme="minorBidi"/>
          <w:sz w:val="22"/>
          <w:szCs w:val="22"/>
        </w:rPr>
        <w:t>2) All the evaluations are based on small datasets. Evaluations and comparisons with other methods on larger datasets are needed.</w:t>
      </w:r>
    </w:p>
    <w:p w14:paraId="371A28AC" w14:textId="77777777" w:rsidR="005757C1" w:rsidRPr="00145BB3" w:rsidRDefault="005757C1" w:rsidP="00E916C5">
      <w:pPr>
        <w:rPr>
          <w:rFonts w:asciiTheme="minorBidi" w:hAnsiTheme="minorBidi" w:cstheme="minorBidi"/>
          <w:sz w:val="22"/>
          <w:szCs w:val="22"/>
        </w:rPr>
      </w:pPr>
    </w:p>
    <w:p w14:paraId="255D7438" w14:textId="7E9EF7C8" w:rsidR="00636630" w:rsidRPr="00145BB3" w:rsidRDefault="005757C1" w:rsidP="00B21BF4">
      <w:pPr>
        <w:jc w:val="lowKashida"/>
        <w:rPr>
          <w:rFonts w:asciiTheme="minorBidi" w:eastAsiaTheme="majorEastAsia" w:hAnsiTheme="minorBidi" w:cstheme="minorBidi"/>
          <w:color w:val="074F6A" w:themeColor="accent4" w:themeShade="80"/>
          <w:sz w:val="22"/>
          <w:szCs w:val="22"/>
        </w:rPr>
      </w:pPr>
      <w:r w:rsidRPr="00145BB3">
        <w:rPr>
          <w:rFonts w:asciiTheme="minorBidi" w:eastAsiaTheme="majorEastAsia" w:hAnsiTheme="minorBidi" w:cstheme="minorBidi"/>
          <w:i/>
          <w:iCs/>
          <w:color w:val="074F6A" w:themeColor="accent4" w:themeShade="80"/>
          <w:sz w:val="22"/>
          <w:szCs w:val="22"/>
        </w:rPr>
        <w:t>ANSWER</w:t>
      </w:r>
      <w:r w:rsidRPr="00145BB3">
        <w:rPr>
          <w:rFonts w:asciiTheme="minorBidi" w:eastAsiaTheme="majorEastAsia" w:hAnsiTheme="minorBidi" w:cstheme="minorBidi"/>
          <w:color w:val="074F6A" w:themeColor="accent4" w:themeShade="80"/>
          <w:sz w:val="22"/>
          <w:szCs w:val="22"/>
        </w:rPr>
        <w:t>:</w:t>
      </w:r>
      <w:r w:rsidR="00C05E9E" w:rsidRPr="00145BB3">
        <w:rPr>
          <w:rFonts w:asciiTheme="minorBidi" w:eastAsiaTheme="majorEastAsia" w:hAnsiTheme="minorBidi" w:cstheme="minorBidi"/>
          <w:color w:val="074F6A" w:themeColor="accent4" w:themeShade="80"/>
          <w:sz w:val="22"/>
          <w:szCs w:val="22"/>
        </w:rPr>
        <w:t xml:space="preserve"> </w:t>
      </w:r>
      <w:r w:rsidR="0069378F">
        <w:rPr>
          <w:rFonts w:asciiTheme="minorBidi" w:eastAsiaTheme="majorEastAsia" w:hAnsiTheme="minorBidi" w:cstheme="minorBidi"/>
          <w:color w:val="074F6A" w:themeColor="accent4" w:themeShade="80"/>
          <w:sz w:val="22"/>
          <w:szCs w:val="22"/>
        </w:rPr>
        <w:t>W</w:t>
      </w:r>
      <w:r w:rsidR="00B21BF4" w:rsidRPr="00145BB3">
        <w:rPr>
          <w:rFonts w:asciiTheme="minorBidi" w:eastAsiaTheme="majorEastAsia" w:hAnsiTheme="minorBidi" w:cstheme="minorBidi"/>
          <w:color w:val="074F6A" w:themeColor="accent4" w:themeShade="80"/>
          <w:sz w:val="22"/>
          <w:szCs w:val="22"/>
        </w:rPr>
        <w:t xml:space="preserve">e have </w:t>
      </w:r>
      <w:r w:rsidR="0069378F">
        <w:rPr>
          <w:rFonts w:asciiTheme="minorBidi" w:eastAsiaTheme="majorEastAsia" w:hAnsiTheme="minorBidi" w:cstheme="minorBidi"/>
          <w:color w:val="074F6A" w:themeColor="accent4" w:themeShade="80"/>
          <w:sz w:val="22"/>
          <w:szCs w:val="22"/>
        </w:rPr>
        <w:t xml:space="preserve">now </w:t>
      </w:r>
      <w:r w:rsidR="00B21BF4" w:rsidRPr="00145BB3">
        <w:rPr>
          <w:rFonts w:asciiTheme="minorBidi" w:eastAsiaTheme="majorEastAsia" w:hAnsiTheme="minorBidi" w:cstheme="minorBidi"/>
          <w:color w:val="074F6A" w:themeColor="accent4" w:themeShade="80"/>
          <w:sz w:val="22"/>
          <w:szCs w:val="22"/>
        </w:rPr>
        <w:t>conducted an additional evaluation using a larger dataset and compared our results with the TM-</w:t>
      </w:r>
      <w:proofErr w:type="spellStart"/>
      <w:r w:rsidR="00B21BF4" w:rsidRPr="00145BB3">
        <w:rPr>
          <w:rFonts w:asciiTheme="minorBidi" w:eastAsiaTheme="majorEastAsia" w:hAnsiTheme="minorBidi" w:cstheme="minorBidi"/>
          <w:color w:val="074F6A" w:themeColor="accent4" w:themeShade="80"/>
          <w:sz w:val="22"/>
          <w:szCs w:val="22"/>
        </w:rPr>
        <w:t>Vec</w:t>
      </w:r>
      <w:proofErr w:type="spellEnd"/>
      <w:r w:rsidR="00B21BF4" w:rsidRPr="00145BB3">
        <w:rPr>
          <w:rFonts w:asciiTheme="minorBidi" w:eastAsiaTheme="majorEastAsia" w:hAnsiTheme="minorBidi" w:cstheme="minorBidi"/>
          <w:color w:val="074F6A" w:themeColor="accent4" w:themeShade="80"/>
          <w:sz w:val="22"/>
          <w:szCs w:val="22"/>
        </w:rPr>
        <w:t xml:space="preserve"> method. Given that structure-based methods such as RMSD and TM-score are time-intensive, we focused on TM-</w:t>
      </w:r>
      <w:proofErr w:type="spellStart"/>
      <w:r w:rsidR="00B21BF4" w:rsidRPr="00145BB3">
        <w:rPr>
          <w:rFonts w:asciiTheme="minorBidi" w:eastAsiaTheme="majorEastAsia" w:hAnsiTheme="minorBidi" w:cstheme="minorBidi"/>
          <w:color w:val="074F6A" w:themeColor="accent4" w:themeShade="80"/>
          <w:sz w:val="22"/>
          <w:szCs w:val="22"/>
        </w:rPr>
        <w:t>Vec</w:t>
      </w:r>
      <w:proofErr w:type="spellEnd"/>
      <w:r w:rsidR="00B21BF4" w:rsidRPr="00145BB3">
        <w:rPr>
          <w:rFonts w:asciiTheme="minorBidi" w:eastAsiaTheme="majorEastAsia" w:hAnsiTheme="minorBidi" w:cstheme="minorBidi"/>
          <w:color w:val="074F6A" w:themeColor="accent4" w:themeShade="80"/>
          <w:sz w:val="22"/>
          <w:szCs w:val="22"/>
        </w:rPr>
        <w:t xml:space="preserve"> for its balance of efficiency and accuracy. For the larger dataset, we employed the coronavirus dataset previously generated and analyzed by Freiberger et al., as suggested by Reviewer 2. These new results </w:t>
      </w:r>
      <w:r w:rsidR="0069378F">
        <w:rPr>
          <w:rFonts w:asciiTheme="minorBidi" w:eastAsiaTheme="majorEastAsia" w:hAnsiTheme="minorBidi" w:cstheme="minorBidi"/>
          <w:color w:val="074F6A" w:themeColor="accent4" w:themeShade="80"/>
          <w:sz w:val="22"/>
          <w:szCs w:val="22"/>
        </w:rPr>
        <w:t>are now</w:t>
      </w:r>
      <w:r w:rsidR="00B21BF4" w:rsidRPr="00145BB3">
        <w:rPr>
          <w:rFonts w:asciiTheme="minorBidi" w:eastAsiaTheme="majorEastAsia" w:hAnsiTheme="minorBidi" w:cstheme="minorBidi"/>
          <w:color w:val="074F6A" w:themeColor="accent4" w:themeShade="80"/>
          <w:sz w:val="22"/>
          <w:szCs w:val="22"/>
        </w:rPr>
        <w:t xml:space="preserve"> included in </w:t>
      </w:r>
      <w:r w:rsidR="00B21BF4" w:rsidRPr="00145BB3">
        <w:rPr>
          <w:rFonts w:asciiTheme="minorBidi" w:eastAsiaTheme="majorEastAsia" w:hAnsiTheme="minorBidi" w:cstheme="minorBidi"/>
          <w:b/>
          <w:bCs/>
          <w:color w:val="074F6A" w:themeColor="accent4" w:themeShade="80"/>
          <w:sz w:val="22"/>
          <w:szCs w:val="22"/>
        </w:rPr>
        <w:t>Section 3.8</w:t>
      </w:r>
      <w:r w:rsidR="00B21BF4" w:rsidRPr="00145BB3">
        <w:rPr>
          <w:rFonts w:asciiTheme="minorBidi" w:eastAsiaTheme="majorEastAsia" w:hAnsiTheme="minorBidi" w:cstheme="minorBidi"/>
          <w:color w:val="074F6A" w:themeColor="accent4" w:themeShade="80"/>
          <w:sz w:val="22"/>
          <w:szCs w:val="22"/>
        </w:rPr>
        <w:t xml:space="preserve"> of the manuscript</w:t>
      </w:r>
      <w:r w:rsidR="0069378F">
        <w:rPr>
          <w:rFonts w:asciiTheme="minorBidi" w:eastAsiaTheme="majorEastAsia" w:hAnsiTheme="minorBidi" w:cstheme="minorBidi"/>
          <w:color w:val="074F6A" w:themeColor="accent4" w:themeShade="80"/>
          <w:sz w:val="22"/>
          <w:szCs w:val="22"/>
        </w:rPr>
        <w:t xml:space="preserve"> a</w:t>
      </w:r>
      <w:r w:rsidR="00540330">
        <w:rPr>
          <w:rFonts w:asciiTheme="minorBidi" w:eastAsiaTheme="majorEastAsia" w:hAnsiTheme="minorBidi" w:cstheme="minorBidi"/>
          <w:color w:val="074F6A" w:themeColor="accent4" w:themeShade="80"/>
          <w:sz w:val="22"/>
          <w:szCs w:val="22"/>
        </w:rPr>
        <w:t>s displayed below:</w:t>
      </w:r>
    </w:p>
    <w:p w14:paraId="7879A876" w14:textId="77777777" w:rsidR="00636630" w:rsidRPr="00145BB3" w:rsidRDefault="00636630" w:rsidP="00636630">
      <w:pPr>
        <w:jc w:val="lowKashida"/>
        <w:rPr>
          <w:rFonts w:asciiTheme="minorBidi" w:eastAsiaTheme="majorEastAsia" w:hAnsiTheme="minorBidi" w:cstheme="minorBidi"/>
          <w:color w:val="074F6A" w:themeColor="accent4" w:themeShade="80"/>
          <w:sz w:val="22"/>
          <w:szCs w:val="22"/>
        </w:rPr>
      </w:pPr>
    </w:p>
    <w:p w14:paraId="564C7034" w14:textId="51D11D73" w:rsidR="00636630" w:rsidRPr="00145BB3" w:rsidRDefault="00636630" w:rsidP="00B21BF4">
      <w:pPr>
        <w:spacing w:line="360" w:lineRule="auto"/>
        <w:rPr>
          <w:rFonts w:asciiTheme="minorBidi" w:hAnsiTheme="minorBidi" w:cstheme="minorBidi"/>
          <w:b/>
          <w:color w:val="FF0000"/>
          <w:sz w:val="22"/>
          <w:szCs w:val="22"/>
        </w:rPr>
      </w:pPr>
      <w:r w:rsidRPr="00145BB3">
        <w:rPr>
          <w:rFonts w:asciiTheme="minorBidi" w:hAnsiTheme="minorBidi" w:cstheme="minorBidi"/>
          <w:b/>
          <w:color w:val="FF0000"/>
          <w:sz w:val="22"/>
          <w:szCs w:val="22"/>
        </w:rPr>
        <w:t>3.8 Large-Scale Application of Family Detection in Coronaviruses</w:t>
      </w:r>
    </w:p>
    <w:p w14:paraId="4D796391" w14:textId="77777777" w:rsidR="00636630" w:rsidRPr="00145BB3" w:rsidRDefault="00636630" w:rsidP="00636630">
      <w:pPr>
        <w:spacing w:line="360" w:lineRule="auto"/>
        <w:jc w:val="lowKashida"/>
        <w:rPr>
          <w:rFonts w:asciiTheme="minorBidi" w:hAnsiTheme="minorBidi" w:cstheme="minorBidi"/>
          <w:bCs/>
          <w:color w:val="FF0000"/>
          <w:sz w:val="22"/>
          <w:szCs w:val="22"/>
        </w:rPr>
      </w:pPr>
      <w:r w:rsidRPr="00145BB3">
        <w:rPr>
          <w:rFonts w:asciiTheme="minorBidi" w:hAnsiTheme="minorBidi" w:cstheme="minorBidi"/>
          <w:bCs/>
          <w:color w:val="FF0000"/>
          <w:sz w:val="22"/>
          <w:szCs w:val="22"/>
        </w:rPr>
        <w:t>To evaluate our method on a larger dataset, we utilized a coronavirus dataset that was previously generated and analyzed by Freiberger et al.</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&lt;EndNote&gt;&lt;Cite&gt;&lt;Author&gt;Freiberger&lt;/Author&gt;&lt;Year&gt;2023&lt;/Year&gt;&lt;RecNum&gt;110&lt;/RecNum&gt;&lt;DisplayText&gt;&lt;style face="superscript"&gt;27&lt;/style&gt;&lt;/DisplayText&gt;&lt;record&gt;&lt;rec-number&gt;110&lt;/rec-number&gt;&lt;foreign-keys&gt;&lt;key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27</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xml:space="preserve"> Initially, they retrieved homologous sequences from the SARS-CoV-2 reference genome MN985325, with low-quality and non-</w:t>
      </w:r>
      <w:proofErr w:type="spellStart"/>
      <w:r w:rsidRPr="00145BB3">
        <w:rPr>
          <w:rFonts w:asciiTheme="minorBidi" w:hAnsiTheme="minorBidi" w:cstheme="minorBidi"/>
          <w:bCs/>
          <w:color w:val="FF0000"/>
          <w:sz w:val="22"/>
          <w:szCs w:val="22"/>
        </w:rPr>
        <w:t>Coronaviridae</w:t>
      </w:r>
      <w:proofErr w:type="spellEnd"/>
      <w:r w:rsidRPr="00145BB3">
        <w:rPr>
          <w:rFonts w:asciiTheme="minorBidi" w:hAnsiTheme="minorBidi" w:cstheme="minorBidi"/>
          <w:bCs/>
          <w:color w:val="FF0000"/>
          <w:sz w:val="22"/>
          <w:szCs w:val="22"/>
        </w:rPr>
        <w:t xml:space="preserve"> sequences excluded</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&lt;EndNote&gt;&lt;Cite&gt;&lt;Author&gt;Gordon&lt;/Author&gt;&lt;Year&gt;2020&lt;/Year&gt;&lt;RecNum&gt;109&lt;/RecNum&gt;&lt;DisplayText&gt;&lt;style face="superscript"&gt;37&lt;/style&gt;&lt;/DisplayText&gt;&lt;record&gt;&lt;rec-number&gt;109&lt;/rec-number&gt;&lt;foreign-keys&gt;&lt;key app="EN" db-id="pz9x0eawezazasetddmx2xtwpax0wt0f2pat" timestamp="1728282135"&gt;109&lt;/key&gt;&lt;/foreign-keys&gt;&lt;ref-type name="Journal Article"&gt;17&lt;/ref-type&gt;&lt;contributors&gt;&lt;authors&gt;&lt;author&gt;Gordon, David E&lt;/author&gt;&lt;author&gt;Jang, Gwendolyn M&lt;/author&gt;&lt;author&gt;Bouhaddou, Mehdi&lt;/author&gt;&lt;author&gt;Xu, Jiewei&lt;/author&gt;&lt;author&gt;Obernier, Kirsten&lt;/author&gt;&lt;author&gt;White, Kris M&lt;/author&gt;&lt;author&gt;O’Meara, Matthew J&lt;/author&gt;&lt;author&gt;Rezelj, Veronica V&lt;/author&gt;&lt;author&gt;Guo, Jeffrey Z&lt;/author&gt;&lt;author&gt;Swaney, Danielle L&lt;/author&gt;&lt;/authors&gt;&lt;/contributors&gt;&lt;titles&gt;&lt;title&gt;A SARS-CoV-2 protein interaction map reveals targets for drug repurposing&lt;/title&gt;&lt;secondary-title&gt;Nature&lt;/secondary-title&gt;&lt;/titles&gt;&lt;periodical&gt;&lt;full-title&gt;Nature&lt;/full-title&gt;&lt;/periodical&gt;&lt;pages&gt;459-468&lt;/pages&gt;&lt;volume&gt;583&lt;/volume&gt;&lt;number&gt;7816&lt;/number&gt;&lt;dates&gt;&lt;year&gt;2020&lt;/year&gt;&lt;/dates&gt;&lt;isbn&gt;0028-0836&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37</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Then sequences aligned using MAFFT software</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&lt;EndNote&gt;&lt;Cite&gt;&lt;Author&gt;Katoh&lt;/Author&gt;&lt;Year&gt;2002&lt;/Year&gt;&lt;RecNum&gt;110&lt;/RecNum&gt;&lt;DisplayText&gt;&lt;style face="superscript"&gt;38&lt;/style&gt;&lt;/DisplayText&gt;&lt;record&gt;&lt;rec-number&gt;110&lt;/rec-number&gt;&lt;foreign-keys&gt;&lt;key app="EN" db-id="pz9x0eawezazasetddmx2xtwpax0wt0f2pat" timestamp="1728282180"&gt;110&lt;/key&gt;&lt;/foreign-keys&gt;&lt;ref-type name="Journal Article"&gt;17&lt;/ref-type&gt;&lt;contributors&gt;&lt;authors&gt;&lt;author&gt;Katoh, Kazutaka&lt;/author&gt;&lt;author&gt;Misawa, Kazuharu&lt;/author&gt;&lt;author&gt;Kuma, Kei</w:instrText>
      </w:r>
      <w:r w:rsidRPr="00145BB3">
        <w:rPr>
          <w:rFonts w:ascii="Cambria Math" w:hAnsi="Cambria Math" w:cs="Cambria Math"/>
          <w:bCs/>
          <w:color w:val="FF0000"/>
          <w:sz w:val="22"/>
          <w:szCs w:val="22"/>
        </w:rPr>
        <w:instrText>‐</w:instrText>
      </w:r>
      <w:r w:rsidRPr="00145BB3">
        <w:rPr>
          <w:rFonts w:asciiTheme="minorBidi" w:hAnsiTheme="minorBidi" w:cstheme="minorBidi"/>
          <w:bCs/>
          <w:color w:val="FF0000"/>
          <w:sz w:val="22"/>
          <w:szCs w:val="22"/>
        </w:rPr>
        <w:instrText>ichi&lt;/author&gt;&lt;author&gt;Miyata, Takashi&lt;/author&gt;&lt;/authors&gt;&lt;/contributors&gt;&lt;titles&gt;&lt;title&gt;MAFFT: a novel method for rapid multiple sequence alignment based on fast Fourier transform&lt;/title&gt;&lt;secondary-title&gt;Nucleic acids research&lt;/secondary-title&gt;&lt;/titles&gt;&lt;periodical&gt;&lt;full-title&gt;Nucleic acids research&lt;/full-title&gt;&lt;/periodical&gt;&lt;pages&gt;3059-3066&lt;/pages&gt;&lt;volume&gt;30&lt;/volume&gt;&lt;number&gt;14&lt;/number&gt;&lt;dates&gt;&lt;year&gt;2002&lt;/year&gt;&lt;/dates&gt;&lt;isbn&gt;1362-4962&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38</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with non-structural protein sequences trimmed to focus on regions specifically relevant to SARS-CoV-2. These aligned sequences were then clustered using CD-Hit</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&lt;EndNote&gt;&lt;Cite&gt;&lt;Author&gt;Li&lt;/Author&gt;&lt;Year&gt;2001&lt;/Year&gt;&lt;RecNum&gt;111&lt;/RecNum&gt;&lt;DisplayText&gt;&lt;style face="superscript"&gt;39&lt;/style&gt;&lt;/DisplayText&gt;&lt;record&gt;&lt;rec-number&gt;111&lt;/rec-number&gt;&lt;foreign-keys&gt;&lt;key app="EN" db-id="pz9x0eawezazasetddmx2xtwpax0wt0f2pat" timestamp="1728282244"&gt;111&lt;/key&gt;&lt;/foreign-keys&gt;&lt;ref-type name="Journal Article"&gt;17&lt;/ref-type&gt;&lt;contributors&gt;&lt;authors&gt;&lt;author&gt;Li, Weizhong&lt;/author&gt;&lt;author&gt;Jaroszewski, Lukasz&lt;/author&gt;&lt;author&gt;Godzik, Adam&lt;/author&gt;&lt;/authors&gt;&lt;/contributors&gt;&lt;titles&gt;&lt;title&gt;Clustering of highly homologous sequences to reduce the size of large protein databases&lt;/title&gt;&lt;secondary-title&gt;Bioinformatics&lt;/secondary-title&gt;&lt;/titles&gt;&lt;periodical&gt;&lt;full-title&gt;Bioinformatics&lt;/full-title&gt;&lt;/periodical&gt;&lt;pages&gt;282-283&lt;/pages&gt;&lt;volume&gt;17&lt;/volume&gt;&lt;number&gt;3&lt;/number&gt;&lt;dates&gt;&lt;year&gt;2001&lt;/year&gt;&lt;/dates&gt;&lt;isbn&gt;1367-4811&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39</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xml:space="preserve"> to ensure high similarity within each cluster. Structural models for these sequences were generated using AlphaFold2, retaining only </w:t>
      </w:r>
      <w:r w:rsidRPr="00145BB3">
        <w:rPr>
          <w:rFonts w:asciiTheme="minorBidi" w:hAnsiTheme="minorBidi" w:cstheme="minorBidi"/>
          <w:bCs/>
          <w:color w:val="FF0000"/>
          <w:sz w:val="22"/>
          <w:szCs w:val="22"/>
        </w:rPr>
        <w:lastRenderedPageBreak/>
        <w:t>those that met stringent quality criteria. The high-quality models were subsequently grouped into subfamilies using S3Det software</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&lt;EndNote&gt;&lt;Cite&gt;&lt;Author&gt;Rausell&lt;/Author&gt;&lt;Year&gt;2010&lt;/Year&gt;&lt;RecNum&gt;112&lt;/RecNum&gt;&lt;DisplayText&gt;&lt;style face="superscript"&gt;40&lt;/style&gt;&lt;/DisplayText&gt;&lt;record&gt;&lt;rec-number&gt;112&lt;/rec-number&gt;&lt;foreign-keys&gt;&lt;key app="EN" db-id="pz9x0eawezazasetddmx2xtwpax0wt0f2pat" timestamp="1728282477"&gt;112&lt;/key&gt;&lt;/foreign-keys&gt;&lt;ref-type name="Journal Article"&gt;17&lt;/ref-type&gt;&lt;contributors&gt;&lt;authors&gt;&lt;author&gt;Rausell, Antonio&lt;/author&gt;&lt;author&gt;Juan, David&lt;/author&gt;&lt;author&gt;Pazos, Florencio&lt;/author&gt;&lt;author&gt;Valencia, Alfonso&lt;/author&gt;&lt;/authors&gt;&lt;/contributors&gt;&lt;titles&gt;&lt;title&gt;Protein interactions and ligand binding: from protein subfamilies to functional specificity&lt;/title&gt;&lt;secondary-title&gt;Proceedings of the National Academy of Sciences&lt;/secondary-title&gt;&lt;/titles&gt;&lt;periodical&gt;&lt;full-title&gt;Proceedings of the National Academy of Sciences&lt;/full-title&gt;&lt;/periodical&gt;&lt;pages&gt;1995-2000&lt;/pages&gt;&lt;volume&gt;107&lt;/volume&gt;&lt;number&gt;5&lt;/number&gt;&lt;dates&gt;&lt;year&gt;2010&lt;/year&gt;&lt;/dates&gt;&lt;isbn&gt;0027-8424&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40</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allowing for the identification of Specificity Determining Positions (SDPs) within the proteins. This meticulous process resulted in a final set of 28 high-quality protein families, comprising 4,405 protein models. For each protein in this dataset, we computed the energy profiles CPE and SPE, along with the distance between these profiles and the cosine similarity between pairs of TM-</w:t>
      </w:r>
      <w:proofErr w:type="spellStart"/>
      <w:r w:rsidRPr="00145BB3">
        <w:rPr>
          <w:rFonts w:asciiTheme="minorBidi" w:hAnsiTheme="minorBidi" w:cstheme="minorBidi"/>
          <w:bCs/>
          <w:color w:val="FF0000"/>
          <w:sz w:val="22"/>
          <w:szCs w:val="22"/>
        </w:rPr>
        <w:t>Vec</w:t>
      </w:r>
      <w:proofErr w:type="spellEnd"/>
      <w:r w:rsidRPr="00145BB3">
        <w:rPr>
          <w:rFonts w:asciiTheme="minorBidi" w:hAnsiTheme="minorBidi" w:cstheme="minorBidi"/>
          <w:bCs/>
          <w:color w:val="FF0000"/>
          <w:sz w:val="22"/>
          <w:szCs w:val="22"/>
        </w:rPr>
        <w:t xml:space="preserve"> representations. The 1-nearest neighbor (1-NN) method was then utilized to classify the proteins into different families. The results, shown in Table 5, include metrics for accuracy and F1-score, demonstrating the effectiveness of our model. Both methods achieved performance levels near 100%, with CPE offering faster performance. Detailed outcomes of the 1-NN classification are provided in Supplementary Tables S3-S5, and the UMAP projections of SPE, CPE, and TM-</w:t>
      </w:r>
      <w:proofErr w:type="spellStart"/>
      <w:r w:rsidRPr="00145BB3">
        <w:rPr>
          <w:rFonts w:asciiTheme="minorBidi" w:hAnsiTheme="minorBidi" w:cstheme="minorBidi"/>
          <w:bCs/>
          <w:color w:val="FF0000"/>
          <w:sz w:val="22"/>
          <w:szCs w:val="22"/>
        </w:rPr>
        <w:t>Vec</w:t>
      </w:r>
      <w:proofErr w:type="spellEnd"/>
      <w:r w:rsidRPr="00145BB3">
        <w:rPr>
          <w:rFonts w:asciiTheme="minorBidi" w:hAnsiTheme="minorBidi" w:cstheme="minorBidi"/>
          <w:bCs/>
          <w:color w:val="FF0000"/>
          <w:sz w:val="22"/>
          <w:szCs w:val="22"/>
        </w:rPr>
        <w:t xml:space="preserve"> representations are displayed in Supplementary Figures S6-S8.</w:t>
      </w:r>
    </w:p>
    <w:p w14:paraId="0DFF677D"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p>
    <w:p w14:paraId="1A31E4FA"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 xml:space="preserve">Table 4 | </w:t>
      </w:r>
      <w:r w:rsidRPr="00C05E9E">
        <w:rPr>
          <w:rFonts w:asciiTheme="minorBidi" w:eastAsiaTheme="majorEastAsia" w:hAnsiTheme="minorBidi" w:cstheme="minorBidi"/>
          <w:color w:val="FF0000"/>
          <w:sz w:val="20"/>
          <w:szCs w:val="20"/>
        </w:rPr>
        <w:t>Large-scale analysis of the SARS-CoV-2 proteome across 28 families, covering 4,405 proteins. The overall accuracy, F1-score, and computation time for detecting families using the 1-NN classifier.</w:t>
      </w:r>
    </w:p>
    <w:tbl>
      <w:tblPr>
        <w:tblW w:w="0" w:type="auto"/>
        <w:jc w:val="center"/>
        <w:tblCellMar>
          <w:top w:w="15" w:type="dxa"/>
          <w:left w:w="15" w:type="dxa"/>
          <w:bottom w:w="15" w:type="dxa"/>
          <w:right w:w="15" w:type="dxa"/>
        </w:tblCellMar>
        <w:tblLook w:val="04A0" w:firstRow="1" w:lastRow="0" w:firstColumn="1" w:lastColumn="0" w:noHBand="0" w:noVBand="1"/>
      </w:tblPr>
      <w:tblGrid>
        <w:gridCol w:w="956"/>
        <w:gridCol w:w="1212"/>
        <w:gridCol w:w="1101"/>
        <w:gridCol w:w="1301"/>
      </w:tblGrid>
      <w:tr w:rsidR="00B21BF4" w:rsidRPr="00145BB3" w14:paraId="4FEE0E62" w14:textId="77777777" w:rsidTr="00B21BF4">
        <w:trPr>
          <w:trHeight w:val="51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2A1800"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E76EEB"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Time (Sec)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97330A"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Accuracy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8E08A2"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F1 Measure</w:t>
            </w:r>
          </w:p>
        </w:tc>
      </w:tr>
      <w:tr w:rsidR="00B21BF4" w:rsidRPr="00145BB3" w14:paraId="710C5AA6" w14:textId="77777777" w:rsidTr="00B21BF4">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AAB624"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CPE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1A7C8A"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49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287E8B"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0.9968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8B6E1F"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0.9946</w:t>
            </w:r>
          </w:p>
        </w:tc>
      </w:tr>
      <w:tr w:rsidR="00B21BF4" w:rsidRPr="00145BB3" w14:paraId="0F4BFC9B" w14:textId="77777777" w:rsidTr="00B21BF4">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FE85C6"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SPE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5EACF6"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2715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1E1D67"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0.9973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5AE690"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0.9903</w:t>
            </w:r>
          </w:p>
        </w:tc>
      </w:tr>
      <w:tr w:rsidR="00B21BF4" w:rsidRPr="00145BB3" w14:paraId="3E11E44F" w14:textId="77777777" w:rsidTr="00B21BF4">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267510" w14:textId="77777777" w:rsidR="00C05E9E" w:rsidRPr="00C05E9E" w:rsidRDefault="00C05E9E" w:rsidP="00C05E9E">
            <w:pPr>
              <w:rPr>
                <w:rFonts w:asciiTheme="minorBidi" w:eastAsiaTheme="majorEastAsia" w:hAnsiTheme="minorBidi" w:cstheme="minorBidi"/>
                <w:color w:val="FF0000"/>
                <w:sz w:val="20"/>
                <w:szCs w:val="20"/>
              </w:rPr>
            </w:pPr>
            <w:proofErr w:type="spellStart"/>
            <w:r w:rsidRPr="00C05E9E">
              <w:rPr>
                <w:rFonts w:asciiTheme="minorBidi" w:eastAsiaTheme="majorEastAsia" w:hAnsiTheme="minorBidi" w:cstheme="minorBidi"/>
                <w:b/>
                <w:bCs/>
                <w:color w:val="FF0000"/>
                <w:sz w:val="20"/>
                <w:szCs w:val="20"/>
              </w:rPr>
              <w:t>TM_Vec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65CDD6"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685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9681A7"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0.9966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F8C7B3" w14:textId="77777777" w:rsidR="00C05E9E" w:rsidRPr="00C05E9E" w:rsidRDefault="00C05E9E" w:rsidP="00C05E9E">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0.9925</w:t>
            </w:r>
          </w:p>
        </w:tc>
      </w:tr>
    </w:tbl>
    <w:p w14:paraId="4F709313" w14:textId="3A918C9E"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t xml:space="preserve">  </w:t>
      </w:r>
    </w:p>
    <w:p w14:paraId="2CC71AB8"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6D58BE03" w14:textId="7620CBA9"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"https://lh7-rt.googleusercontent.com/docsz/AD_4nXfzquzEzDuAY6uGQLbMSZ_5Wi1Y2U9VcdiHMIHiCr8ziad5_0xiIFZvjjTrvwF6ae87PQLKKslsP6ibd7jNE2wKxHegOh2a12_imIZwDZi6epzNKqQg56ULFGWfmHKaUeaUSjuK0S09n50pRUlCCcgkL_t_?key=TFaiXVW5XhwRlL5MgHWPJg"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noProof/>
          <w:color w:val="074F6A" w:themeColor="accent4" w:themeShade="80"/>
          <w:sz w:val="22"/>
          <w:szCs w:val="22"/>
        </w:rPr>
        <w:drawing>
          <wp:inline distT="0" distB="0" distL="0" distR="0" wp14:anchorId="4E315F1F" wp14:editId="47BD0F74">
            <wp:extent cx="5943600" cy="4524375"/>
            <wp:effectExtent l="0" t="0" r="0" b="1905"/>
            <wp:docPr id="591995340" name="Picture 6"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5340" name="Picture 6" descr="A screen shot of a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007E69A3"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0CA73EF3" w14:textId="77777777" w:rsidR="00C05E9E" w:rsidRPr="00C05E9E" w:rsidRDefault="00C05E9E" w:rsidP="00C05E9E">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S6|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Structural Energy Profiles (SPE)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0726B49E"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p>
    <w:p w14:paraId="72EBC32F" w14:textId="744821DE"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lastRenderedPageBreak/>
        <w:fldChar w:fldCharType="begin"/>
      </w:r>
      <w:r w:rsidRPr="00C05E9E">
        <w:rPr>
          <w:rFonts w:asciiTheme="minorBidi" w:eastAsiaTheme="majorEastAsia" w:hAnsiTheme="minorBidi" w:cstheme="minorBidi"/>
          <w:color w:val="074F6A" w:themeColor="accent4" w:themeShade="80"/>
          <w:sz w:val="22"/>
          <w:szCs w:val="22"/>
        </w:rPr>
        <w:instrText xml:space="preserve"> INCLUDEPICTURE "https://lh7-rt.googleusercontent.com/docsz/AD_4nXcEOrvi8paaJ8_Woq69KXZR7O4YL5q30CQj6BoRZJZZ0dAzv-7tUQyJVe7YugO7RaU_2KwVR_sKF4pI4ma4RutGNV2OzpfLROaPTrOfDxgf67Zpa6D6XfOKG-rsP-kkIiP4yLGDfVroN7Af-mpLPdSq_RhQ?key=TFaiXVW5XhwRlL5MgHWPJg" \* MERGEFORMATINET </w:instrText>
      </w:r>
      <w:r w:rsidRPr="00C05E9E">
        <w:rPr>
          <w:rFonts w:asciiTheme="minorBidi" w:eastAsiaTheme="majorEastAsia" w:hAnsiTheme="minorBidi" w:cstheme="minorBidi"/>
          <w:color w:val="074F6A" w:themeColor="accent4" w:themeShade="80"/>
          <w:sz w:val="22"/>
          <w:szCs w:val="22"/>
        </w:rPr>
        <w:fldChar w:fldCharType="separate"/>
      </w:r>
      <w:r w:rsidRPr="00145BB3">
        <w:rPr>
          <w:rFonts w:asciiTheme="minorBidi" w:eastAsiaTheme="majorEastAsia" w:hAnsiTheme="minorBidi" w:cstheme="minorBidi"/>
          <w:noProof/>
          <w:color w:val="074F6A" w:themeColor="accent4" w:themeShade="80"/>
          <w:sz w:val="22"/>
          <w:szCs w:val="22"/>
        </w:rPr>
        <w:drawing>
          <wp:inline distT="0" distB="0" distL="0" distR="0" wp14:anchorId="571AFFC7" wp14:editId="5B1C4BD5">
            <wp:extent cx="5943600" cy="4505325"/>
            <wp:effectExtent l="0" t="0" r="0" b="3175"/>
            <wp:docPr id="274859778" name="Picture 5"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9778" name="Picture 5" descr="A screen shot of a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59ABE9F5"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333B323F" w14:textId="77777777" w:rsidR="00C05E9E" w:rsidRPr="00C05E9E" w:rsidRDefault="00C05E9E" w:rsidP="00C05E9E">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S7|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Compositional Energy Profiles (CPE)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0103775A"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7D0670B6" w14:textId="742A6A32" w:rsidR="00C05E9E" w:rsidRPr="00C05E9E" w:rsidRDefault="00C05E9E" w:rsidP="00C05E9E">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"https://lh7-rt.googleusercontent.com/docsz/AD_4nXfctvgTrElffy8P8Rex9E43HP_OVT15WQrit-PesL0eqsvsL3ggj5XEcxLXG3_l03aDm8BVLle0HwBpGlmF7jKPe9exkC-aJJwNhEZ5tdLooXgmvV0GacQKhCG3VsyaajHgfOEaG5VMyQEvgAJxRi-JkYwA?key=TFaiXVW5XhwRlL5MgHWPJg"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noProof/>
          <w:color w:val="074F6A" w:themeColor="accent4" w:themeShade="80"/>
          <w:sz w:val="22"/>
          <w:szCs w:val="22"/>
        </w:rPr>
        <w:drawing>
          <wp:inline distT="0" distB="0" distL="0" distR="0" wp14:anchorId="41D35520" wp14:editId="095D4B3E">
            <wp:extent cx="5943600" cy="4543425"/>
            <wp:effectExtent l="0" t="0" r="0" b="3175"/>
            <wp:docPr id="218142430" name="Picture 4"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42430" name="Picture 4" descr="A screen shot of a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7B1EFF16" w14:textId="77777777" w:rsidR="00C05E9E" w:rsidRPr="00C05E9E" w:rsidRDefault="00C05E9E" w:rsidP="00C05E9E">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S8|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The UMAP projection of TM-</w:t>
      </w:r>
      <w:proofErr w:type="spellStart"/>
      <w:r w:rsidRPr="00C05E9E">
        <w:rPr>
          <w:rFonts w:asciiTheme="minorBidi" w:eastAsiaTheme="majorEastAsia" w:hAnsiTheme="minorBidi" w:cstheme="minorBidi"/>
          <w:color w:val="074F6A" w:themeColor="accent4" w:themeShade="80"/>
          <w:sz w:val="20"/>
          <w:szCs w:val="20"/>
        </w:rPr>
        <w:t>Vec</w:t>
      </w:r>
      <w:proofErr w:type="spellEnd"/>
      <w:r w:rsidRPr="00C05E9E">
        <w:rPr>
          <w:rFonts w:asciiTheme="minorBidi" w:eastAsiaTheme="majorEastAsia" w:hAnsiTheme="minorBidi" w:cstheme="minorBidi"/>
          <w:color w:val="074F6A" w:themeColor="accent4" w:themeShade="80"/>
          <w:sz w:val="20"/>
          <w:szCs w:val="20"/>
        </w:rPr>
        <w:t xml:space="preserv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6F2CD5DE" w14:textId="77777777" w:rsidR="00C05E9E" w:rsidRPr="00C05E9E" w:rsidRDefault="00C05E9E" w:rsidP="00C05E9E">
      <w:pPr>
        <w:rPr>
          <w:rFonts w:asciiTheme="minorBidi" w:eastAsiaTheme="majorEastAsia" w:hAnsiTheme="minorBidi" w:cstheme="minorBidi"/>
          <w:color w:val="074F6A" w:themeColor="accent4" w:themeShade="80"/>
          <w:sz w:val="22"/>
          <w:szCs w:val="22"/>
        </w:rPr>
      </w:pPr>
    </w:p>
    <w:p w14:paraId="29C05079" w14:textId="26158EA0" w:rsidR="005757C1" w:rsidRPr="00145BB3" w:rsidRDefault="005757C1" w:rsidP="00E916C5">
      <w:pPr>
        <w:rPr>
          <w:rFonts w:asciiTheme="minorBidi" w:hAnsiTheme="minorBidi" w:cstheme="minorBidi"/>
          <w:sz w:val="22"/>
          <w:szCs w:val="22"/>
        </w:rPr>
      </w:pPr>
    </w:p>
    <w:p w14:paraId="7B7A30B5" w14:textId="77777777" w:rsidR="00B21BF4" w:rsidRPr="00145BB3" w:rsidRDefault="00B21BF4" w:rsidP="00B21BF4">
      <w:pPr>
        <w:spacing w:line="360" w:lineRule="auto"/>
        <w:jc w:val="lowKashida"/>
        <w:rPr>
          <w:rFonts w:asciiTheme="minorBidi" w:hAnsiTheme="minorBidi" w:cstheme="minorBidi"/>
          <w:bCs/>
          <w:color w:val="FF0000"/>
          <w:sz w:val="22"/>
          <w:szCs w:val="22"/>
        </w:rPr>
      </w:pPr>
      <w:r w:rsidRPr="00145BB3">
        <w:rPr>
          <w:rFonts w:asciiTheme="minorBidi" w:hAnsiTheme="minorBidi" w:cstheme="minorBidi"/>
          <w:bCs/>
          <w:color w:val="FF0000"/>
          <w:sz w:val="22"/>
          <w:szCs w:val="22"/>
        </w:rPr>
        <w:t>The Papain-like Protease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domain plays a crucial role in viral replication by catalyzing the proteolysis of viral polyproteins. In addition,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interacts with two host proteins, ubiquitin (</w:t>
      </w:r>
      <w:proofErr w:type="spellStart"/>
      <w:r w:rsidRPr="00145BB3">
        <w:rPr>
          <w:rFonts w:asciiTheme="minorBidi" w:hAnsiTheme="minorBidi" w:cstheme="minorBidi"/>
          <w:bCs/>
          <w:color w:val="FF0000"/>
          <w:sz w:val="22"/>
          <w:szCs w:val="22"/>
        </w:rPr>
        <w:t>Ub</w:t>
      </w:r>
      <w:proofErr w:type="spellEnd"/>
      <w:r w:rsidRPr="00145BB3">
        <w:rPr>
          <w:rFonts w:asciiTheme="minorBidi" w:hAnsiTheme="minorBidi" w:cstheme="minorBidi"/>
          <w:bCs/>
          <w:color w:val="FF0000"/>
          <w:sz w:val="22"/>
          <w:szCs w:val="22"/>
        </w:rPr>
        <w:t xml:space="preserve">) and the ubiquitin-like interferon-stimulated gene 15 protein (ISG15), allowing the virus to evade or weaken the host immune response. In this dataset,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is divided into four subfamilies aligned with the </w:t>
      </w:r>
      <w:proofErr w:type="spellStart"/>
      <w:r w:rsidRPr="00145BB3">
        <w:rPr>
          <w:rFonts w:asciiTheme="minorBidi" w:hAnsiTheme="minorBidi" w:cstheme="minorBidi"/>
          <w:bCs/>
          <w:color w:val="FF0000"/>
          <w:sz w:val="22"/>
          <w:szCs w:val="22"/>
        </w:rPr>
        <w:t>Betacoronavirus</w:t>
      </w:r>
      <w:proofErr w:type="spellEnd"/>
      <w:r w:rsidRPr="00145BB3">
        <w:rPr>
          <w:rFonts w:asciiTheme="minorBidi" w:hAnsiTheme="minorBidi" w:cstheme="minorBidi"/>
          <w:bCs/>
          <w:color w:val="FF0000"/>
          <w:sz w:val="22"/>
          <w:szCs w:val="22"/>
        </w:rPr>
        <w:t xml:space="preserve"> subgenera: </w:t>
      </w:r>
      <w:proofErr w:type="spellStart"/>
      <w:r w:rsidRPr="00145BB3">
        <w:rPr>
          <w:rFonts w:asciiTheme="minorBidi" w:hAnsiTheme="minorBidi" w:cstheme="minorBidi"/>
          <w:bCs/>
          <w:color w:val="FF0000"/>
          <w:sz w:val="22"/>
          <w:szCs w:val="22"/>
        </w:rPr>
        <w:t>Sarbecovirus</w:t>
      </w:r>
      <w:proofErr w:type="spellEnd"/>
      <w:r w:rsidRPr="00145BB3">
        <w:rPr>
          <w:rFonts w:asciiTheme="minorBidi" w:hAnsiTheme="minorBidi" w:cstheme="minorBidi"/>
          <w:bCs/>
          <w:color w:val="FF0000"/>
          <w:sz w:val="22"/>
          <w:szCs w:val="22"/>
        </w:rPr>
        <w:t xml:space="preserve"> (n = 31), </w:t>
      </w:r>
      <w:proofErr w:type="spellStart"/>
      <w:r w:rsidRPr="00145BB3">
        <w:rPr>
          <w:rFonts w:asciiTheme="minorBidi" w:hAnsiTheme="minorBidi" w:cstheme="minorBidi"/>
          <w:bCs/>
          <w:color w:val="FF0000"/>
          <w:sz w:val="22"/>
          <w:szCs w:val="22"/>
        </w:rPr>
        <w:t>Nobecovirus</w:t>
      </w:r>
      <w:proofErr w:type="spellEnd"/>
      <w:r w:rsidRPr="00145BB3">
        <w:rPr>
          <w:rFonts w:asciiTheme="minorBidi" w:hAnsiTheme="minorBidi" w:cstheme="minorBidi"/>
          <w:bCs/>
          <w:color w:val="FF0000"/>
          <w:sz w:val="22"/>
          <w:szCs w:val="22"/>
        </w:rPr>
        <w:t xml:space="preserve"> (n = 11), </w:t>
      </w:r>
      <w:proofErr w:type="spellStart"/>
      <w:r w:rsidRPr="00145BB3">
        <w:rPr>
          <w:rFonts w:asciiTheme="minorBidi" w:hAnsiTheme="minorBidi" w:cstheme="minorBidi"/>
          <w:bCs/>
          <w:color w:val="FF0000"/>
          <w:sz w:val="22"/>
          <w:szCs w:val="22"/>
        </w:rPr>
        <w:t>Merbecovirus</w:t>
      </w:r>
      <w:proofErr w:type="spellEnd"/>
      <w:r w:rsidRPr="00145BB3">
        <w:rPr>
          <w:rFonts w:asciiTheme="minorBidi" w:hAnsiTheme="minorBidi" w:cstheme="minorBidi"/>
          <w:bCs/>
          <w:color w:val="FF0000"/>
          <w:sz w:val="22"/>
          <w:szCs w:val="22"/>
        </w:rPr>
        <w:t xml:space="preserve"> (n = 35), and </w:t>
      </w:r>
      <w:proofErr w:type="spellStart"/>
      <w:r w:rsidRPr="00145BB3">
        <w:rPr>
          <w:rFonts w:asciiTheme="minorBidi" w:hAnsiTheme="minorBidi" w:cstheme="minorBidi"/>
          <w:bCs/>
          <w:color w:val="FF0000"/>
          <w:sz w:val="22"/>
          <w:szCs w:val="22"/>
        </w:rPr>
        <w:t>Embecovirus</w:t>
      </w:r>
      <w:proofErr w:type="spellEnd"/>
      <w:r w:rsidRPr="00145BB3">
        <w:rPr>
          <w:rFonts w:asciiTheme="minorBidi" w:hAnsiTheme="minorBidi" w:cstheme="minorBidi"/>
          <w:bCs/>
          <w:color w:val="FF0000"/>
          <w:sz w:val="22"/>
          <w:szCs w:val="22"/>
        </w:rPr>
        <w:t xml:space="preserve"> (n = 45). The UMAP representation for both CPE and SPE is shown in Fig. 13, where proteins from each subfamily are clearly clustered together.</w:t>
      </w:r>
    </w:p>
    <w:p w14:paraId="74F97FA9" w14:textId="3A0354EE" w:rsidR="00B21BF4" w:rsidRPr="00145BB3" w:rsidRDefault="0028514C" w:rsidP="004D00E9">
      <w:pPr>
        <w:jc w:val="center"/>
        <w:rPr>
          <w:rFonts w:asciiTheme="minorBidi" w:hAnsiTheme="minorBidi" w:cstheme="minorBidi"/>
        </w:rPr>
      </w:pPr>
      <w:r w:rsidRPr="00145BB3">
        <w:rPr>
          <w:rFonts w:asciiTheme="minorBidi" w:hAnsiTheme="minorBidi" w:cstheme="minorBidi"/>
          <w:noProof/>
          <w14:ligatures w14:val="standardContextual"/>
        </w:rPr>
        <w:lastRenderedPageBreak/>
        <w:drawing>
          <wp:inline distT="0" distB="0" distL="0" distR="0" wp14:anchorId="54493E26" wp14:editId="6B99EC7B">
            <wp:extent cx="3401181" cy="1597393"/>
            <wp:effectExtent l="0" t="0" r="2540" b="3175"/>
            <wp:docPr id="1007001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01370" name="Picture 1007001370"/>
                    <pic:cNvPicPr/>
                  </pic:nvPicPr>
                  <pic:blipFill>
                    <a:blip r:embed="rId10"/>
                    <a:stretch>
                      <a:fillRect/>
                    </a:stretch>
                  </pic:blipFill>
                  <pic:spPr>
                    <a:xfrm>
                      <a:off x="0" y="0"/>
                      <a:ext cx="3444486" cy="1617732"/>
                    </a:xfrm>
                    <a:prstGeom prst="rect">
                      <a:avLst/>
                    </a:prstGeom>
                  </pic:spPr>
                </pic:pic>
              </a:graphicData>
            </a:graphic>
          </wp:inline>
        </w:drawing>
      </w:r>
    </w:p>
    <w:p w14:paraId="70944529" w14:textId="77777777" w:rsidR="00B21BF4" w:rsidRPr="00145BB3" w:rsidRDefault="00B21BF4" w:rsidP="00B21BF4">
      <w:pPr>
        <w:rPr>
          <w:rFonts w:asciiTheme="minorBidi" w:hAnsiTheme="minorBidi" w:cstheme="minorBidi"/>
          <w:color w:val="FF0000"/>
          <w:sz w:val="20"/>
          <w:szCs w:val="20"/>
        </w:rPr>
      </w:pPr>
      <w:r w:rsidRPr="00145BB3">
        <w:rPr>
          <w:rFonts w:asciiTheme="minorBidi" w:hAnsiTheme="minorBidi" w:cstheme="minorBidi"/>
          <w:b/>
          <w:bCs/>
          <w:color w:val="FF0000"/>
          <w:sz w:val="20"/>
          <w:szCs w:val="20"/>
        </w:rPr>
        <w:t>Fig. 13| Papain-like Protease (</w:t>
      </w:r>
      <w:proofErr w:type="spellStart"/>
      <w:r w:rsidRPr="00145BB3">
        <w:rPr>
          <w:rFonts w:asciiTheme="minorBidi" w:hAnsiTheme="minorBidi" w:cstheme="minorBidi"/>
          <w:b/>
          <w:bCs/>
          <w:color w:val="FF0000"/>
          <w:sz w:val="20"/>
          <w:szCs w:val="20"/>
        </w:rPr>
        <w:t>PLPro</w:t>
      </w:r>
      <w:proofErr w:type="spellEnd"/>
      <w:r w:rsidRPr="00145BB3">
        <w:rPr>
          <w:rFonts w:asciiTheme="minorBidi" w:hAnsiTheme="minorBidi" w:cstheme="minorBidi"/>
          <w:b/>
          <w:bCs/>
          <w:color w:val="FF0000"/>
          <w:sz w:val="20"/>
          <w:szCs w:val="20"/>
        </w:rPr>
        <w:t xml:space="preserve">) domains across </w:t>
      </w:r>
      <w:proofErr w:type="spellStart"/>
      <w:r w:rsidRPr="00145BB3">
        <w:rPr>
          <w:rFonts w:asciiTheme="minorBidi" w:hAnsiTheme="minorBidi" w:cstheme="minorBidi"/>
          <w:b/>
          <w:bCs/>
          <w:color w:val="FF0000"/>
          <w:sz w:val="20"/>
          <w:szCs w:val="20"/>
        </w:rPr>
        <w:t>Betacoronavirus</w:t>
      </w:r>
      <w:proofErr w:type="spellEnd"/>
      <w:r w:rsidRPr="00145BB3">
        <w:rPr>
          <w:rFonts w:asciiTheme="minorBidi" w:hAnsiTheme="minorBidi" w:cstheme="minorBidi"/>
          <w:b/>
          <w:bCs/>
          <w:color w:val="FF0000"/>
          <w:sz w:val="20"/>
          <w:szCs w:val="20"/>
        </w:rPr>
        <w:t xml:space="preserve"> subgenera.</w:t>
      </w:r>
      <w:r w:rsidRPr="00145BB3">
        <w:rPr>
          <w:rFonts w:asciiTheme="minorBidi" w:hAnsiTheme="minorBidi" w:cstheme="minorBidi"/>
          <w:color w:val="FF0000"/>
          <w:sz w:val="20"/>
          <w:szCs w:val="20"/>
        </w:rPr>
        <w:t xml:space="preserve"> The UMAP projection shows clustering of </w:t>
      </w:r>
      <w:proofErr w:type="spellStart"/>
      <w:r w:rsidRPr="00145BB3">
        <w:rPr>
          <w:rFonts w:asciiTheme="minorBidi" w:hAnsiTheme="minorBidi" w:cstheme="minorBidi"/>
          <w:color w:val="FF0000"/>
          <w:sz w:val="20"/>
          <w:szCs w:val="20"/>
        </w:rPr>
        <w:t>PLPro</w:t>
      </w:r>
      <w:proofErr w:type="spellEnd"/>
      <w:r w:rsidRPr="00145BB3">
        <w:rPr>
          <w:rFonts w:asciiTheme="minorBidi" w:hAnsiTheme="minorBidi" w:cstheme="minorBidi"/>
          <w:color w:val="FF0000"/>
          <w:sz w:val="20"/>
          <w:szCs w:val="20"/>
        </w:rPr>
        <w:t xml:space="preserve"> domains from </w:t>
      </w:r>
      <w:proofErr w:type="spellStart"/>
      <w:r w:rsidRPr="00145BB3">
        <w:rPr>
          <w:rFonts w:asciiTheme="minorBidi" w:hAnsiTheme="minorBidi" w:cstheme="minorBidi"/>
          <w:color w:val="FF0000"/>
          <w:sz w:val="20"/>
          <w:szCs w:val="20"/>
        </w:rPr>
        <w:t>Sarbecovirus</w:t>
      </w:r>
      <w:proofErr w:type="spellEnd"/>
      <w:r w:rsidRPr="00145BB3">
        <w:rPr>
          <w:rFonts w:asciiTheme="minorBidi" w:hAnsiTheme="minorBidi" w:cstheme="minorBidi"/>
          <w:color w:val="FF0000"/>
          <w:sz w:val="20"/>
          <w:szCs w:val="20"/>
        </w:rPr>
        <w:t xml:space="preserve"> (n = 31), </w:t>
      </w:r>
      <w:proofErr w:type="spellStart"/>
      <w:r w:rsidRPr="00145BB3">
        <w:rPr>
          <w:rFonts w:asciiTheme="minorBidi" w:hAnsiTheme="minorBidi" w:cstheme="minorBidi"/>
          <w:color w:val="FF0000"/>
          <w:sz w:val="20"/>
          <w:szCs w:val="20"/>
        </w:rPr>
        <w:t>Nobecovirus</w:t>
      </w:r>
      <w:proofErr w:type="spellEnd"/>
      <w:r w:rsidRPr="00145BB3">
        <w:rPr>
          <w:rFonts w:asciiTheme="minorBidi" w:hAnsiTheme="minorBidi" w:cstheme="minorBidi"/>
          <w:color w:val="FF0000"/>
          <w:sz w:val="20"/>
          <w:szCs w:val="20"/>
        </w:rPr>
        <w:t xml:space="preserve"> (n = 11), </w:t>
      </w:r>
      <w:proofErr w:type="spellStart"/>
      <w:r w:rsidRPr="00145BB3">
        <w:rPr>
          <w:rFonts w:asciiTheme="minorBidi" w:hAnsiTheme="minorBidi" w:cstheme="minorBidi"/>
          <w:color w:val="FF0000"/>
          <w:sz w:val="20"/>
          <w:szCs w:val="20"/>
        </w:rPr>
        <w:t>Merbecovirus</w:t>
      </w:r>
      <w:proofErr w:type="spellEnd"/>
      <w:r w:rsidRPr="00145BB3">
        <w:rPr>
          <w:rFonts w:asciiTheme="minorBidi" w:hAnsiTheme="minorBidi" w:cstheme="minorBidi"/>
          <w:color w:val="FF0000"/>
          <w:sz w:val="20"/>
          <w:szCs w:val="20"/>
        </w:rPr>
        <w:t xml:space="preserve"> (n = 35), and </w:t>
      </w:r>
      <w:proofErr w:type="spellStart"/>
      <w:r w:rsidRPr="00145BB3">
        <w:rPr>
          <w:rFonts w:asciiTheme="minorBidi" w:hAnsiTheme="minorBidi" w:cstheme="minorBidi"/>
          <w:color w:val="FF0000"/>
          <w:sz w:val="20"/>
          <w:szCs w:val="20"/>
        </w:rPr>
        <w:t>Embecovirus</w:t>
      </w:r>
      <w:proofErr w:type="spellEnd"/>
      <w:r w:rsidRPr="00145BB3">
        <w:rPr>
          <w:rFonts w:asciiTheme="minorBidi" w:hAnsiTheme="minorBidi" w:cstheme="minorBidi"/>
          <w:color w:val="FF0000"/>
          <w:sz w:val="20"/>
          <w:szCs w:val="20"/>
        </w:rPr>
        <w:t xml:space="preserve"> (n = 45) using </w:t>
      </w:r>
      <w:proofErr w:type="spellStart"/>
      <w:r w:rsidRPr="00145BB3">
        <w:rPr>
          <w:rFonts w:asciiTheme="minorBidi" w:hAnsiTheme="minorBidi" w:cstheme="minorBidi"/>
          <w:color w:val="FF0000"/>
          <w:sz w:val="20"/>
          <w:szCs w:val="20"/>
        </w:rPr>
        <w:t>TMVec</w:t>
      </w:r>
      <w:proofErr w:type="spellEnd"/>
      <w:r w:rsidRPr="00145BB3">
        <w:rPr>
          <w:rFonts w:asciiTheme="minorBidi" w:hAnsiTheme="minorBidi" w:cstheme="minorBidi"/>
          <w:color w:val="FF0000"/>
          <w:sz w:val="20"/>
          <w:szCs w:val="20"/>
        </w:rPr>
        <w:t xml:space="preserve">, CPE and SPE representations. </w:t>
      </w:r>
      <w:proofErr w:type="spellStart"/>
      <w:r w:rsidRPr="00145BB3">
        <w:rPr>
          <w:rFonts w:asciiTheme="minorBidi" w:hAnsiTheme="minorBidi" w:cstheme="minorBidi"/>
          <w:color w:val="FF0000"/>
          <w:sz w:val="20"/>
          <w:szCs w:val="20"/>
        </w:rPr>
        <w:t>n_neighbors</w:t>
      </w:r>
      <w:proofErr w:type="spellEnd"/>
      <w:r w:rsidRPr="00145BB3">
        <w:rPr>
          <w:rFonts w:asciiTheme="minorBidi" w:hAnsiTheme="minorBidi" w:cstheme="minorBidi"/>
          <w:color w:val="FF0000"/>
          <w:sz w:val="20"/>
          <w:szCs w:val="20"/>
        </w:rPr>
        <w:t xml:space="preserve"> = 13, </w:t>
      </w:r>
      <w:proofErr w:type="spellStart"/>
      <w:r w:rsidRPr="00145BB3">
        <w:rPr>
          <w:rFonts w:asciiTheme="minorBidi" w:hAnsiTheme="minorBidi" w:cstheme="minorBidi"/>
          <w:color w:val="FF0000"/>
          <w:sz w:val="20"/>
          <w:szCs w:val="20"/>
        </w:rPr>
        <w:t>min_dist</w:t>
      </w:r>
      <w:proofErr w:type="spellEnd"/>
      <w:r w:rsidRPr="00145BB3">
        <w:rPr>
          <w:rFonts w:asciiTheme="minorBidi" w:hAnsiTheme="minorBidi" w:cstheme="minorBidi"/>
          <w:color w:val="FF0000"/>
          <w:sz w:val="20"/>
          <w:szCs w:val="20"/>
        </w:rPr>
        <w:t xml:space="preserve"> = 0.5.</w:t>
      </w:r>
    </w:p>
    <w:p w14:paraId="4BB64B5C" w14:textId="2A84E3D9" w:rsidR="00F94B53" w:rsidRPr="00145BB3" w:rsidRDefault="00F94B53">
      <w:pPr>
        <w:rPr>
          <w:rFonts w:asciiTheme="minorBidi" w:hAnsiTheme="minorBidi" w:cstheme="minorBidi"/>
          <w:sz w:val="22"/>
          <w:szCs w:val="22"/>
        </w:rPr>
      </w:pPr>
    </w:p>
    <w:p w14:paraId="12897B3A" w14:textId="77777777" w:rsidR="0028514C" w:rsidRPr="00145BB3" w:rsidRDefault="0028514C">
      <w:pPr>
        <w:rPr>
          <w:rFonts w:asciiTheme="minorBidi" w:hAnsiTheme="minorBidi" w:cstheme="minorBidi"/>
          <w:sz w:val="22"/>
          <w:szCs w:val="22"/>
        </w:rPr>
      </w:pPr>
    </w:p>
    <w:p w14:paraId="74BE6E27" w14:textId="0C5701ED" w:rsidR="0028514C" w:rsidRPr="00145BB3" w:rsidRDefault="0028514C">
      <w:pPr>
        <w:rPr>
          <w:rFonts w:asciiTheme="minorBidi" w:hAnsiTheme="minorBidi" w:cstheme="minorBidi"/>
          <w:sz w:val="22"/>
          <w:szCs w:val="22"/>
        </w:rPr>
      </w:pPr>
      <w:r w:rsidRPr="00145BB3">
        <w:rPr>
          <w:rFonts w:asciiTheme="minorBidi" w:hAnsiTheme="minorBidi" w:cstheme="minorBidi"/>
          <w:sz w:val="22"/>
          <w:szCs w:val="22"/>
        </w:rPr>
        <w:t>3) Structural-based (SPE) and sequence-based (CPE) methods should be compared in each evaluation test. For example, CPE is compared with other methods in Figure 6 but not SPE. SPE is compared with other methods in Figure 7 but not CPE.</w:t>
      </w:r>
    </w:p>
    <w:p w14:paraId="4E4823CC" w14:textId="77777777" w:rsidR="0028514C" w:rsidRPr="00145BB3" w:rsidRDefault="0028514C">
      <w:pPr>
        <w:rPr>
          <w:rFonts w:asciiTheme="minorBidi" w:hAnsiTheme="minorBidi" w:cstheme="minorBidi"/>
          <w:sz w:val="22"/>
          <w:szCs w:val="22"/>
        </w:rPr>
      </w:pPr>
    </w:p>
    <w:p w14:paraId="4E332274" w14:textId="60299A5C" w:rsidR="004D00E9" w:rsidRPr="004D00E9" w:rsidRDefault="0028514C" w:rsidP="00947FA8">
      <w:pPr>
        <w:jc w:val="lowKashida"/>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ANSWER:</w:t>
      </w:r>
      <w:r w:rsidR="00947FA8">
        <w:rPr>
          <w:rFonts w:asciiTheme="minorBidi" w:hAnsiTheme="minorBidi" w:cstheme="minorBidi"/>
          <w:color w:val="074F6A" w:themeColor="accent4" w:themeShade="80"/>
          <w:sz w:val="22"/>
          <w:szCs w:val="22"/>
        </w:rPr>
        <w:t xml:space="preserve"> </w:t>
      </w:r>
      <w:r w:rsidR="00B50F8E">
        <w:rPr>
          <w:rFonts w:asciiTheme="minorBidi" w:hAnsiTheme="minorBidi" w:cstheme="minorBidi"/>
          <w:color w:val="074F6A" w:themeColor="accent4" w:themeShade="80"/>
          <w:sz w:val="22"/>
          <w:szCs w:val="22"/>
        </w:rPr>
        <w:t>W</w:t>
      </w:r>
      <w:r w:rsidR="004D00E9" w:rsidRPr="004D00E9">
        <w:rPr>
          <w:rFonts w:asciiTheme="minorBidi" w:hAnsiTheme="minorBidi" w:cstheme="minorBidi"/>
          <w:color w:val="074F6A" w:themeColor="accent4" w:themeShade="80"/>
          <w:sz w:val="22"/>
          <w:szCs w:val="22"/>
        </w:rPr>
        <w:t xml:space="preserve">e have </w:t>
      </w:r>
      <w:r w:rsidR="00B50F8E">
        <w:rPr>
          <w:rFonts w:asciiTheme="minorBidi" w:hAnsiTheme="minorBidi" w:cstheme="minorBidi"/>
          <w:color w:val="074F6A" w:themeColor="accent4" w:themeShade="80"/>
          <w:sz w:val="22"/>
          <w:szCs w:val="22"/>
        </w:rPr>
        <w:t>now</w:t>
      </w:r>
      <w:r w:rsidR="00947FA8">
        <w:rPr>
          <w:rFonts w:asciiTheme="minorBidi" w:hAnsiTheme="minorBidi" w:cstheme="minorBidi"/>
          <w:color w:val="074F6A" w:themeColor="accent4" w:themeShade="80"/>
          <w:sz w:val="22"/>
          <w:szCs w:val="22"/>
        </w:rPr>
        <w:t xml:space="preserve"> </w:t>
      </w:r>
      <w:r w:rsidR="00B50F8E">
        <w:rPr>
          <w:rFonts w:asciiTheme="minorBidi" w:hAnsiTheme="minorBidi" w:cstheme="minorBidi"/>
          <w:color w:val="074F6A" w:themeColor="accent4" w:themeShade="80"/>
          <w:sz w:val="22"/>
          <w:szCs w:val="22"/>
        </w:rPr>
        <w:t>included</w:t>
      </w:r>
      <w:r w:rsidR="004D00E9" w:rsidRPr="004D00E9">
        <w:rPr>
          <w:rFonts w:asciiTheme="minorBidi" w:hAnsiTheme="minorBidi" w:cstheme="minorBidi"/>
          <w:color w:val="074F6A" w:themeColor="accent4" w:themeShade="80"/>
          <w:sz w:val="22"/>
          <w:szCs w:val="22"/>
        </w:rPr>
        <w:t xml:space="preserve"> comparisons between </w:t>
      </w:r>
      <w:r w:rsidR="004D00E9" w:rsidRPr="004D00E9">
        <w:rPr>
          <w:rFonts w:asciiTheme="minorBidi" w:hAnsiTheme="minorBidi" w:cstheme="minorBidi"/>
          <w:b/>
          <w:bCs/>
          <w:color w:val="074F6A" w:themeColor="accent4" w:themeShade="80"/>
          <w:sz w:val="22"/>
          <w:szCs w:val="22"/>
        </w:rPr>
        <w:t>CPE</w:t>
      </w:r>
      <w:r w:rsidR="004D00E9" w:rsidRPr="004D00E9">
        <w:rPr>
          <w:rFonts w:asciiTheme="minorBidi" w:hAnsiTheme="minorBidi" w:cstheme="minorBidi"/>
          <w:color w:val="074F6A" w:themeColor="accent4" w:themeShade="80"/>
          <w:sz w:val="22"/>
          <w:szCs w:val="22"/>
        </w:rPr>
        <w:t xml:space="preserve"> and </w:t>
      </w:r>
      <w:r w:rsidR="004D00E9" w:rsidRPr="004D00E9">
        <w:rPr>
          <w:rFonts w:asciiTheme="minorBidi" w:hAnsiTheme="minorBidi" w:cstheme="minorBidi"/>
          <w:b/>
          <w:bCs/>
          <w:color w:val="074F6A" w:themeColor="accent4" w:themeShade="80"/>
          <w:sz w:val="22"/>
          <w:szCs w:val="22"/>
        </w:rPr>
        <w:t>SPE</w:t>
      </w:r>
      <w:r w:rsidR="004D00E9" w:rsidRPr="004D00E9">
        <w:rPr>
          <w:rFonts w:asciiTheme="minorBidi" w:hAnsiTheme="minorBidi" w:cstheme="minorBidi"/>
          <w:color w:val="074F6A" w:themeColor="accent4" w:themeShade="80"/>
          <w:sz w:val="22"/>
          <w:szCs w:val="22"/>
        </w:rPr>
        <w:t xml:space="preserve"> </w:t>
      </w:r>
      <w:r w:rsidR="00B50F8E">
        <w:rPr>
          <w:rFonts w:asciiTheme="minorBidi" w:hAnsiTheme="minorBidi" w:cstheme="minorBidi"/>
          <w:color w:val="074F6A" w:themeColor="accent4" w:themeShade="80"/>
          <w:sz w:val="22"/>
          <w:szCs w:val="22"/>
        </w:rPr>
        <w:t>across the</w:t>
      </w:r>
      <w:r w:rsidR="00947FA8">
        <w:rPr>
          <w:rFonts w:asciiTheme="minorBidi" w:hAnsiTheme="minorBidi" w:cstheme="minorBidi"/>
          <w:color w:val="074F6A" w:themeColor="accent4" w:themeShade="80"/>
          <w:sz w:val="22"/>
          <w:szCs w:val="22"/>
        </w:rPr>
        <w:t xml:space="preserve"> </w:t>
      </w:r>
      <w:r w:rsidR="00B50F8E">
        <w:rPr>
          <w:rFonts w:asciiTheme="minorBidi" w:hAnsiTheme="minorBidi" w:cstheme="minorBidi"/>
          <w:color w:val="074F6A" w:themeColor="accent4" w:themeShade="80"/>
          <w:sz w:val="22"/>
          <w:szCs w:val="22"/>
        </w:rPr>
        <w:t>appropriate</w:t>
      </w:r>
      <w:r w:rsidR="00B50F8E" w:rsidRPr="004D00E9">
        <w:rPr>
          <w:rFonts w:asciiTheme="minorBidi" w:hAnsiTheme="minorBidi" w:cstheme="minorBidi"/>
          <w:color w:val="074F6A" w:themeColor="accent4" w:themeShade="80"/>
          <w:sz w:val="22"/>
          <w:szCs w:val="22"/>
        </w:rPr>
        <w:t xml:space="preserve"> </w:t>
      </w:r>
      <w:r w:rsidR="004D00E9" w:rsidRPr="004D00E9">
        <w:rPr>
          <w:rFonts w:asciiTheme="minorBidi" w:hAnsiTheme="minorBidi" w:cstheme="minorBidi"/>
          <w:color w:val="074F6A" w:themeColor="accent4" w:themeShade="80"/>
          <w:sz w:val="22"/>
          <w:szCs w:val="22"/>
        </w:rPr>
        <w:t xml:space="preserve">evaluation tests. </w:t>
      </w:r>
      <w:r w:rsidR="00B50F8E">
        <w:rPr>
          <w:rFonts w:asciiTheme="minorBidi" w:hAnsiTheme="minorBidi" w:cstheme="minorBidi"/>
          <w:color w:val="074F6A" w:themeColor="accent4" w:themeShade="80"/>
          <w:sz w:val="22"/>
          <w:szCs w:val="22"/>
        </w:rPr>
        <w:t xml:space="preserve">Results are visualized on new </w:t>
      </w:r>
      <w:r w:rsidR="004D00E9" w:rsidRPr="004D00E9">
        <w:rPr>
          <w:rFonts w:asciiTheme="minorBidi" w:hAnsiTheme="minorBidi" w:cstheme="minorBidi"/>
          <w:b/>
          <w:bCs/>
          <w:color w:val="074F6A" w:themeColor="accent4" w:themeShade="80"/>
          <w:sz w:val="22"/>
          <w:szCs w:val="22"/>
        </w:rPr>
        <w:t>Fig. 7</w:t>
      </w:r>
      <w:r w:rsidR="004D00E9" w:rsidRPr="004D00E9">
        <w:rPr>
          <w:rFonts w:asciiTheme="minorBidi" w:hAnsiTheme="minorBidi" w:cstheme="minorBidi"/>
          <w:color w:val="074F6A" w:themeColor="accent4" w:themeShade="80"/>
          <w:sz w:val="22"/>
          <w:szCs w:val="22"/>
        </w:rPr>
        <w:t xml:space="preserve"> (previously </w:t>
      </w:r>
      <w:r w:rsidR="004D00E9" w:rsidRPr="004D00E9">
        <w:rPr>
          <w:rFonts w:asciiTheme="minorBidi" w:hAnsiTheme="minorBidi" w:cstheme="minorBidi"/>
          <w:b/>
          <w:bCs/>
          <w:color w:val="074F6A" w:themeColor="accent4" w:themeShade="80"/>
          <w:sz w:val="22"/>
          <w:szCs w:val="22"/>
        </w:rPr>
        <w:t>Fig. 6</w:t>
      </w:r>
      <w:r w:rsidR="004D00E9" w:rsidRPr="004D00E9">
        <w:rPr>
          <w:rFonts w:asciiTheme="minorBidi" w:hAnsiTheme="minorBidi" w:cstheme="minorBidi"/>
          <w:color w:val="074F6A" w:themeColor="accent4" w:themeShade="80"/>
          <w:sz w:val="22"/>
          <w:szCs w:val="22"/>
        </w:rPr>
        <w:t xml:space="preserve">) and </w:t>
      </w:r>
      <w:r w:rsidR="00B50F8E">
        <w:rPr>
          <w:rFonts w:asciiTheme="minorBidi" w:hAnsiTheme="minorBidi" w:cstheme="minorBidi"/>
          <w:color w:val="074F6A" w:themeColor="accent4" w:themeShade="80"/>
          <w:sz w:val="22"/>
          <w:szCs w:val="22"/>
        </w:rPr>
        <w:t xml:space="preserve">in </w:t>
      </w:r>
      <w:r w:rsidR="004D00E9" w:rsidRPr="004D00E9">
        <w:rPr>
          <w:rFonts w:asciiTheme="minorBidi" w:hAnsiTheme="minorBidi" w:cstheme="minorBidi"/>
          <w:b/>
          <w:bCs/>
          <w:color w:val="074F6A" w:themeColor="accent4" w:themeShade="80"/>
          <w:sz w:val="22"/>
          <w:szCs w:val="22"/>
        </w:rPr>
        <w:t>Table 1</w:t>
      </w:r>
      <w:r w:rsidR="004D00E9" w:rsidRPr="004D00E9">
        <w:rPr>
          <w:rFonts w:asciiTheme="minorBidi" w:hAnsiTheme="minorBidi" w:cstheme="minorBidi"/>
          <w:color w:val="074F6A" w:themeColor="accent4" w:themeShade="80"/>
          <w:sz w:val="22"/>
          <w:szCs w:val="22"/>
        </w:rPr>
        <w:t xml:space="preserve">. </w:t>
      </w:r>
      <w:r w:rsidR="00B50F8E">
        <w:rPr>
          <w:rFonts w:asciiTheme="minorBidi" w:hAnsiTheme="minorBidi" w:cstheme="minorBidi"/>
          <w:color w:val="074F6A" w:themeColor="accent4" w:themeShade="80"/>
          <w:sz w:val="22"/>
          <w:szCs w:val="22"/>
        </w:rPr>
        <w:t>We find that</w:t>
      </w:r>
      <w:r w:rsidR="004D00E9" w:rsidRPr="004D00E9">
        <w:rPr>
          <w:rFonts w:asciiTheme="minorBidi" w:hAnsiTheme="minorBidi" w:cstheme="minorBidi"/>
          <w:color w:val="074F6A" w:themeColor="accent4" w:themeShade="80"/>
          <w:sz w:val="22"/>
          <w:szCs w:val="22"/>
        </w:rPr>
        <w:t xml:space="preserve"> </w:t>
      </w:r>
      <w:r w:rsidR="00947FA8">
        <w:rPr>
          <w:rFonts w:asciiTheme="minorBidi" w:hAnsiTheme="minorBidi" w:cstheme="minorBidi"/>
          <w:color w:val="074F6A" w:themeColor="accent4" w:themeShade="80"/>
          <w:sz w:val="22"/>
          <w:szCs w:val="22"/>
        </w:rPr>
        <w:t>(</w:t>
      </w:r>
      <w:r w:rsidR="004D00E9" w:rsidRPr="004D00E9">
        <w:rPr>
          <w:rFonts w:asciiTheme="minorBidi" w:hAnsiTheme="minorBidi" w:cstheme="minorBidi"/>
          <w:color w:val="074F6A" w:themeColor="accent4" w:themeShade="80"/>
          <w:sz w:val="22"/>
          <w:szCs w:val="22"/>
        </w:rPr>
        <w:t xml:space="preserve">Table 1 and </w:t>
      </w:r>
      <w:r w:rsidR="00B50F8E">
        <w:rPr>
          <w:rFonts w:asciiTheme="minorBidi" w:hAnsiTheme="minorBidi" w:cstheme="minorBidi"/>
          <w:color w:val="074F6A" w:themeColor="accent4" w:themeShade="80"/>
          <w:sz w:val="22"/>
          <w:szCs w:val="22"/>
        </w:rPr>
        <w:t xml:space="preserve">new </w:t>
      </w:r>
      <w:r w:rsidR="004D00E9" w:rsidRPr="004D00E9">
        <w:rPr>
          <w:rFonts w:asciiTheme="minorBidi" w:hAnsiTheme="minorBidi" w:cstheme="minorBidi"/>
          <w:color w:val="074F6A" w:themeColor="accent4" w:themeShade="80"/>
          <w:sz w:val="22"/>
          <w:szCs w:val="22"/>
        </w:rPr>
        <w:t>Fig. 7</w:t>
      </w:r>
      <w:r w:rsidR="00B50F8E">
        <w:rPr>
          <w:rFonts w:asciiTheme="minorBidi" w:hAnsiTheme="minorBidi" w:cstheme="minorBidi"/>
          <w:color w:val="074F6A" w:themeColor="accent4" w:themeShade="80"/>
          <w:sz w:val="22"/>
          <w:szCs w:val="22"/>
        </w:rPr>
        <w:t>)</w:t>
      </w:r>
      <w:r w:rsidR="004D00E9" w:rsidRPr="004D00E9">
        <w:rPr>
          <w:rFonts w:asciiTheme="minorBidi" w:hAnsiTheme="minorBidi" w:cstheme="minorBidi"/>
          <w:color w:val="074F6A" w:themeColor="accent4" w:themeShade="80"/>
          <w:sz w:val="22"/>
          <w:szCs w:val="22"/>
        </w:rPr>
        <w:t xml:space="preserve"> CPE method achieves a computation time faster than TM-</w:t>
      </w:r>
      <w:proofErr w:type="spellStart"/>
      <w:r w:rsidR="004D00E9" w:rsidRPr="004D00E9">
        <w:rPr>
          <w:rFonts w:asciiTheme="minorBidi" w:hAnsiTheme="minorBidi" w:cstheme="minorBidi"/>
          <w:color w:val="074F6A" w:themeColor="accent4" w:themeShade="80"/>
          <w:sz w:val="22"/>
          <w:szCs w:val="22"/>
        </w:rPr>
        <w:t>Vec</w:t>
      </w:r>
      <w:proofErr w:type="spellEnd"/>
      <w:r w:rsidR="00B50F8E">
        <w:rPr>
          <w:rFonts w:asciiTheme="minorBidi" w:hAnsiTheme="minorBidi" w:cstheme="minorBidi"/>
          <w:color w:val="074F6A" w:themeColor="accent4" w:themeShade="80"/>
          <w:sz w:val="22"/>
          <w:szCs w:val="22"/>
        </w:rPr>
        <w:t xml:space="preserve"> and that</w:t>
      </w:r>
      <w:r w:rsidR="004D00E9" w:rsidRPr="004D00E9">
        <w:rPr>
          <w:rFonts w:asciiTheme="minorBidi" w:hAnsiTheme="minorBidi" w:cstheme="minorBidi"/>
          <w:color w:val="074F6A" w:themeColor="accent4" w:themeShade="80"/>
          <w:sz w:val="22"/>
          <w:szCs w:val="22"/>
        </w:rPr>
        <w:t xml:space="preserve"> CPE and SPE methods significantly outperform GR-Align, RMSD, TM-Score, and YH in terms of accuracy and efficiency, highlighting advantage</w:t>
      </w:r>
      <w:r w:rsidR="00166979">
        <w:rPr>
          <w:rFonts w:asciiTheme="minorBidi" w:hAnsiTheme="minorBidi" w:cstheme="minorBidi"/>
          <w:color w:val="074F6A" w:themeColor="accent4" w:themeShade="80"/>
          <w:sz w:val="22"/>
          <w:szCs w:val="22"/>
        </w:rPr>
        <w:t>s of CPE and SPE</w:t>
      </w:r>
      <w:r w:rsidR="004D00E9" w:rsidRPr="004D00E9">
        <w:rPr>
          <w:rFonts w:asciiTheme="minorBidi" w:hAnsiTheme="minorBidi" w:cstheme="minorBidi"/>
          <w:color w:val="074F6A" w:themeColor="accent4" w:themeShade="80"/>
          <w:sz w:val="22"/>
          <w:szCs w:val="22"/>
        </w:rPr>
        <w:t>.</w:t>
      </w:r>
      <w:r w:rsidR="00B50F8E">
        <w:rPr>
          <w:rFonts w:asciiTheme="minorBidi" w:hAnsiTheme="minorBidi" w:cstheme="minorBidi"/>
          <w:color w:val="074F6A" w:themeColor="accent4" w:themeShade="80"/>
          <w:sz w:val="22"/>
          <w:szCs w:val="22"/>
        </w:rPr>
        <w:t xml:space="preserve"> </w:t>
      </w:r>
    </w:p>
    <w:p w14:paraId="1B884321" w14:textId="77777777" w:rsidR="004D00E9" w:rsidRPr="004D00E9" w:rsidRDefault="004D00E9" w:rsidP="004D00E9">
      <w:pPr>
        <w:rPr>
          <w:rFonts w:asciiTheme="minorBidi" w:hAnsiTheme="minorBidi" w:cstheme="minorBidi"/>
          <w:sz w:val="20"/>
          <w:szCs w:val="20"/>
        </w:rPr>
      </w:pPr>
      <w:r w:rsidRPr="004D00E9">
        <w:rPr>
          <w:rFonts w:asciiTheme="minorBidi" w:hAnsiTheme="minorBidi" w:cstheme="minorBidi"/>
          <w:sz w:val="22"/>
          <w:szCs w:val="22"/>
        </w:rPr>
        <w:br/>
      </w:r>
      <w:r w:rsidRPr="004D00E9">
        <w:rPr>
          <w:rFonts w:asciiTheme="minorBidi" w:hAnsiTheme="minorBidi" w:cstheme="minorBidi"/>
          <w:b/>
          <w:bCs/>
          <w:color w:val="074F6A" w:themeColor="accent4" w:themeShade="80"/>
          <w:sz w:val="20"/>
          <w:szCs w:val="20"/>
        </w:rPr>
        <w:t>Table 1 |</w:t>
      </w:r>
      <w:r w:rsidRPr="004D00E9">
        <w:rPr>
          <w:rFonts w:asciiTheme="minorBidi" w:hAnsiTheme="minorBidi" w:cstheme="minorBidi"/>
          <w:color w:val="074F6A" w:themeColor="accent4" w:themeShade="80"/>
          <w:sz w:val="20"/>
          <w:szCs w:val="20"/>
        </w:rPr>
        <w:t xml:space="preserve"> The accuracy and computation time for 1-NN classifier based on GR-Align, RMSD, TM-score, Yau-</w:t>
      </w:r>
      <w:proofErr w:type="spellStart"/>
      <w:r w:rsidRPr="004D00E9">
        <w:rPr>
          <w:rFonts w:asciiTheme="minorBidi" w:hAnsiTheme="minorBidi" w:cstheme="minorBidi"/>
          <w:color w:val="074F6A" w:themeColor="accent4" w:themeShade="80"/>
          <w:sz w:val="20"/>
          <w:szCs w:val="20"/>
        </w:rPr>
        <w:t>Hausdorff</w:t>
      </w:r>
      <w:proofErr w:type="spellEnd"/>
      <w:r w:rsidRPr="004D00E9">
        <w:rPr>
          <w:rFonts w:asciiTheme="minorBidi" w:hAnsiTheme="minorBidi" w:cstheme="minorBidi"/>
          <w:color w:val="074F6A" w:themeColor="accent4" w:themeShade="80"/>
          <w:sz w:val="20"/>
          <w:szCs w:val="20"/>
        </w:rPr>
        <w:t xml:space="preserve"> distance, TM-</w:t>
      </w:r>
      <w:proofErr w:type="spellStart"/>
      <w:r w:rsidRPr="004D00E9">
        <w:rPr>
          <w:rFonts w:asciiTheme="minorBidi" w:hAnsiTheme="minorBidi" w:cstheme="minorBidi"/>
          <w:color w:val="074F6A" w:themeColor="accent4" w:themeShade="80"/>
          <w:sz w:val="20"/>
          <w:szCs w:val="20"/>
        </w:rPr>
        <w:t>Vec</w:t>
      </w:r>
      <w:proofErr w:type="spellEnd"/>
      <w:r w:rsidRPr="004D00E9">
        <w:rPr>
          <w:rFonts w:asciiTheme="minorBidi" w:hAnsiTheme="minorBidi" w:cstheme="minorBidi"/>
          <w:color w:val="074F6A" w:themeColor="accent4" w:themeShade="80"/>
          <w:sz w:val="20"/>
          <w:szCs w:val="20"/>
        </w:rPr>
        <w:t>, and the distance between profiles of energy SPE and CPE as a measure of protein dissimilarity.</w:t>
      </w:r>
    </w:p>
    <w:p w14:paraId="5583F80B" w14:textId="77777777" w:rsidR="004D00E9" w:rsidRPr="004D00E9" w:rsidRDefault="004D00E9" w:rsidP="004D00E9">
      <w:pPr>
        <w:rPr>
          <w:rFonts w:asciiTheme="minorBidi" w:hAnsiTheme="minorBidi" w:cstheme="minorBidi"/>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79"/>
        <w:gridCol w:w="1101"/>
        <w:gridCol w:w="1134"/>
      </w:tblGrid>
      <w:tr w:rsidR="004D00E9" w:rsidRPr="004D00E9" w14:paraId="76F7AA14" w14:textId="77777777" w:rsidTr="006A3436">
        <w:trPr>
          <w:trHeight w:val="58"/>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42CF9A88"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16839C2"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Accuracy</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67CA5F7"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Time</w:t>
            </w:r>
          </w:p>
        </w:tc>
      </w:tr>
      <w:tr w:rsidR="004D00E9" w:rsidRPr="004D00E9" w14:paraId="124D6716" w14:textId="77777777" w:rsidTr="006A3436">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644A7B2"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GR-Align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2E216D4"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62.3%</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692A194" w14:textId="7C860D8A" w:rsidR="004D00E9" w:rsidRPr="004D00E9" w:rsidRDefault="00B50F8E" w:rsidP="005917D5">
            <w:pPr>
              <w:rPr>
                <w:rFonts w:asciiTheme="minorBidi" w:hAnsiTheme="minorBidi" w:cstheme="minorBidi"/>
                <w:sz w:val="20"/>
                <w:szCs w:val="20"/>
              </w:rPr>
            </w:pPr>
            <w:r>
              <w:rPr>
                <w:rFonts w:asciiTheme="minorBidi" w:hAnsiTheme="minorBidi" w:cstheme="minorBidi"/>
                <w:sz w:val="20"/>
                <w:szCs w:val="20"/>
              </w:rPr>
              <w:t>1</w:t>
            </w:r>
            <w:r w:rsidR="004D00E9" w:rsidRPr="004D00E9">
              <w:rPr>
                <w:rFonts w:asciiTheme="minorBidi" w:hAnsiTheme="minorBidi" w:cstheme="minorBidi"/>
                <w:sz w:val="20"/>
                <w:szCs w:val="20"/>
              </w:rPr>
              <w:t>2</w:t>
            </w:r>
            <w:r>
              <w:rPr>
                <w:rFonts w:asciiTheme="minorBidi" w:hAnsiTheme="minorBidi" w:cstheme="minorBidi"/>
                <w:sz w:val="20"/>
                <w:szCs w:val="20"/>
              </w:rPr>
              <w:t>0</w:t>
            </w:r>
            <w:r w:rsidR="004D00E9" w:rsidRPr="004D00E9">
              <w:rPr>
                <w:rFonts w:asciiTheme="minorBidi" w:hAnsiTheme="minorBidi" w:cstheme="minorBidi"/>
                <w:sz w:val="20"/>
                <w:szCs w:val="20"/>
              </w:rPr>
              <w:t xml:space="preserve"> </w:t>
            </w:r>
            <w:r>
              <w:rPr>
                <w:rFonts w:asciiTheme="minorBidi" w:hAnsiTheme="minorBidi" w:cstheme="minorBidi"/>
                <w:sz w:val="20"/>
                <w:szCs w:val="20"/>
              </w:rPr>
              <w:t>sec</w:t>
            </w:r>
          </w:p>
        </w:tc>
      </w:tr>
      <w:tr w:rsidR="004D00E9" w:rsidRPr="004D00E9" w14:paraId="774C76DA" w14:textId="77777777" w:rsidTr="006A3436">
        <w:trPr>
          <w:trHeight w:val="67"/>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E7872EF"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RMSD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DDE20A7"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59.2%</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D977ABD"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 h</w:t>
            </w:r>
          </w:p>
        </w:tc>
      </w:tr>
      <w:tr w:rsidR="004D00E9" w:rsidRPr="004D00E9" w14:paraId="38974590" w14:textId="77777777" w:rsidTr="006A3436">
        <w:trPr>
          <w:trHeight w:val="112"/>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4B78935D"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TM-Score</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BBA2E86"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61.5%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097BF6B"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9 h 20 min</w:t>
            </w:r>
          </w:p>
        </w:tc>
      </w:tr>
      <w:tr w:rsidR="004D00E9" w:rsidRPr="004D00E9" w14:paraId="455EC38C" w14:textId="77777777" w:rsidTr="006A3436">
        <w:trPr>
          <w:trHeight w:val="16"/>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E54690D"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YH (10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74ED2FE"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70.8%</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60127C1"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10 min</w:t>
            </w:r>
          </w:p>
        </w:tc>
      </w:tr>
      <w:tr w:rsidR="004D00E9" w:rsidRPr="004D00E9" w14:paraId="3D8B604A" w14:textId="77777777" w:rsidTr="006A3436">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F80A0AF"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YH (2500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4A136B5"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81.5%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7BCB57E"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4h 10 min</w:t>
            </w:r>
          </w:p>
        </w:tc>
      </w:tr>
      <w:tr w:rsidR="004D00E9" w:rsidRPr="004D00E9" w14:paraId="4EFA3465" w14:textId="77777777" w:rsidTr="006A3436">
        <w:trPr>
          <w:trHeight w:val="112"/>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6F9D598"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TM-</w:t>
            </w:r>
            <w:proofErr w:type="spellStart"/>
            <w:r w:rsidRPr="004D00E9">
              <w:rPr>
                <w:rFonts w:asciiTheme="minorBidi" w:hAnsiTheme="minorBidi" w:cstheme="minorBidi"/>
                <w:b/>
                <w:bCs/>
                <w:sz w:val="20"/>
                <w:szCs w:val="20"/>
              </w:rPr>
              <w:t>Vec</w:t>
            </w:r>
            <w:proofErr w:type="spellEnd"/>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983F279"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100%</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5F9E606"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67 sec</w:t>
            </w:r>
          </w:p>
        </w:tc>
      </w:tr>
      <w:tr w:rsidR="004D00E9" w:rsidRPr="004D00E9" w14:paraId="30552B75" w14:textId="77777777" w:rsidTr="006A3436">
        <w:trPr>
          <w:trHeight w:val="16"/>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6FB8D3B7"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CPE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209F0932"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1030846E"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1 sec</w:t>
            </w:r>
          </w:p>
        </w:tc>
      </w:tr>
      <w:tr w:rsidR="004D00E9" w:rsidRPr="004D00E9" w14:paraId="4252519E" w14:textId="77777777" w:rsidTr="006A3436">
        <w:trPr>
          <w:trHeight w:val="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4E70E385"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b/>
                <w:bCs/>
                <w:sz w:val="20"/>
                <w:szCs w:val="20"/>
              </w:rPr>
              <w:t xml:space="preserve"> SPE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5BD5521C"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 xml:space="preserve"> 99%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21BBF27C" w14:textId="77777777" w:rsidR="004D00E9" w:rsidRPr="004D00E9" w:rsidRDefault="004D00E9" w:rsidP="005917D5">
            <w:pPr>
              <w:rPr>
                <w:rFonts w:asciiTheme="minorBidi" w:hAnsiTheme="minorBidi" w:cstheme="minorBidi"/>
                <w:sz w:val="20"/>
                <w:szCs w:val="20"/>
              </w:rPr>
            </w:pPr>
            <w:r w:rsidRPr="004D00E9">
              <w:rPr>
                <w:rFonts w:asciiTheme="minorBidi" w:hAnsiTheme="minorBidi" w:cstheme="minorBidi"/>
                <w:sz w:val="20"/>
                <w:szCs w:val="20"/>
              </w:rPr>
              <w:t xml:space="preserve"> 187 sec</w:t>
            </w:r>
          </w:p>
        </w:tc>
      </w:tr>
    </w:tbl>
    <w:p w14:paraId="1ABDAC63" w14:textId="6B11FAAE" w:rsidR="004D00E9" w:rsidRPr="004D00E9" w:rsidRDefault="004D00E9" w:rsidP="004D00E9">
      <w:pPr>
        <w:rPr>
          <w:rFonts w:asciiTheme="minorBidi" w:hAnsiTheme="minorBidi" w:cstheme="minorBidi"/>
          <w:sz w:val="22"/>
          <w:szCs w:val="22"/>
        </w:rPr>
      </w:pPr>
    </w:p>
    <w:commentRangeStart w:id="0"/>
    <w:p w14:paraId="798B092F" w14:textId="781D3A80" w:rsidR="004D00E9" w:rsidRPr="004D00E9" w:rsidRDefault="004D00E9" w:rsidP="00E76499">
      <w:pPr>
        <w:jc w:val="center"/>
        <w:rPr>
          <w:rFonts w:asciiTheme="minorBidi" w:hAnsiTheme="minorBidi" w:cstheme="minorBidi"/>
          <w:sz w:val="22"/>
          <w:szCs w:val="22"/>
        </w:rPr>
      </w:pPr>
      <w:r w:rsidRPr="004D00E9">
        <w:rPr>
          <w:rFonts w:asciiTheme="minorBidi" w:hAnsiTheme="minorBidi" w:cstheme="minorBidi"/>
          <w:sz w:val="22"/>
          <w:szCs w:val="22"/>
        </w:rPr>
        <w:lastRenderedPageBreak/>
        <w:fldChar w:fldCharType="begin"/>
      </w:r>
      <w:r w:rsidRPr="004D00E9">
        <w:rPr>
          <w:rFonts w:asciiTheme="minorBidi" w:hAnsiTheme="minorBidi" w:cstheme="minorBidi"/>
          <w:sz w:val="22"/>
          <w:szCs w:val="22"/>
        </w:rPr>
        <w:instrText xml:space="preserve"> INCLUDEPICTURE "https://lh7-rt.googleusercontent.com/docsz/AD_4nXdUBbgG_e0iR6ybme2oeCCsslC4CI_QtbqdO4ZyRpNSjPYPIRD3yjLbVJnp6uDdX8JSj0C0qKXu-eEI4GBJ2AbA0uJ6li38OlQ0OVDmaxqukcNB-bwNTpwGTGkeQVMnPXoeMjYbPfiUWLZlFTOQvMSI3T26?key=TFaiXVW5XhwRlL5MgHWPJg" \* MERGEFORMATINET </w:instrText>
      </w:r>
      <w:r w:rsidRPr="004D00E9">
        <w:rPr>
          <w:rFonts w:asciiTheme="minorBidi" w:hAnsiTheme="minorBidi" w:cstheme="minorBidi"/>
          <w:sz w:val="22"/>
          <w:szCs w:val="22"/>
        </w:rPr>
        <w:fldChar w:fldCharType="separate"/>
      </w:r>
      <w:r w:rsidRPr="004D00E9">
        <w:rPr>
          <w:rFonts w:asciiTheme="minorBidi" w:hAnsiTheme="minorBidi" w:cstheme="minorBidi"/>
          <w:noProof/>
          <w:sz w:val="22"/>
          <w:szCs w:val="22"/>
        </w:rPr>
        <w:drawing>
          <wp:inline distT="0" distB="0" distL="0" distR="0" wp14:anchorId="710411B3" wp14:editId="5504B246">
            <wp:extent cx="2102338" cy="2954832"/>
            <wp:effectExtent l="0" t="0" r="6350" b="4445"/>
            <wp:docPr id="1560244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5040" cy="2986740"/>
                    </a:xfrm>
                    <a:prstGeom prst="rect">
                      <a:avLst/>
                    </a:prstGeom>
                    <a:noFill/>
                    <a:ln>
                      <a:noFill/>
                    </a:ln>
                  </pic:spPr>
                </pic:pic>
              </a:graphicData>
            </a:graphic>
          </wp:inline>
        </w:drawing>
      </w:r>
      <w:r w:rsidRPr="004D00E9">
        <w:rPr>
          <w:rFonts w:asciiTheme="minorBidi" w:hAnsiTheme="minorBidi" w:cstheme="minorBidi"/>
          <w:sz w:val="22"/>
          <w:szCs w:val="22"/>
        </w:rPr>
        <w:fldChar w:fldCharType="end"/>
      </w:r>
      <w:commentRangeEnd w:id="0"/>
      <w:r w:rsidR="00166979">
        <w:rPr>
          <w:rStyle w:val="CommentReference"/>
        </w:rPr>
        <w:commentReference w:id="0"/>
      </w:r>
    </w:p>
    <w:p w14:paraId="65EC4B41" w14:textId="77777777" w:rsidR="004D00E9" w:rsidRPr="004D00E9" w:rsidRDefault="004D00E9" w:rsidP="006A3436">
      <w:pPr>
        <w:jc w:val="lowKashida"/>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Fig. 7 | Performance and Computational Efficiency of Protein Dissimilarity Measures</w:t>
      </w:r>
      <w:r w:rsidRPr="004D00E9">
        <w:rPr>
          <w:rFonts w:asciiTheme="minorBidi" w:hAnsiTheme="minorBidi" w:cstheme="minorBidi"/>
          <w:color w:val="074F6A" w:themeColor="accent4" w:themeShade="80"/>
          <w:sz w:val="20"/>
          <w:szCs w:val="20"/>
        </w:rPr>
        <w:t>. A) Time versus accuracy for the 1-NN classifier using GR-Align, RMSD, TM-score, Yau-</w:t>
      </w:r>
      <w:proofErr w:type="spellStart"/>
      <w:r w:rsidRPr="004D00E9">
        <w:rPr>
          <w:rFonts w:asciiTheme="minorBidi" w:hAnsiTheme="minorBidi" w:cstheme="minorBidi"/>
          <w:color w:val="074F6A" w:themeColor="accent4" w:themeShade="80"/>
          <w:sz w:val="20"/>
          <w:szCs w:val="20"/>
        </w:rPr>
        <w:t>Hausdorff</w:t>
      </w:r>
      <w:proofErr w:type="spellEnd"/>
      <w:r w:rsidRPr="004D00E9">
        <w:rPr>
          <w:rFonts w:asciiTheme="minorBidi" w:hAnsiTheme="minorBidi" w:cstheme="minorBidi"/>
          <w:color w:val="074F6A" w:themeColor="accent4" w:themeShade="80"/>
          <w:sz w:val="20"/>
          <w:szCs w:val="20"/>
        </w:rPr>
        <w:t xml:space="preserve"> distance, TM-</w:t>
      </w:r>
      <w:proofErr w:type="spellStart"/>
      <w:r w:rsidRPr="004D00E9">
        <w:rPr>
          <w:rFonts w:asciiTheme="minorBidi" w:hAnsiTheme="minorBidi" w:cstheme="minorBidi"/>
          <w:color w:val="074F6A" w:themeColor="accent4" w:themeShade="80"/>
          <w:sz w:val="20"/>
          <w:szCs w:val="20"/>
        </w:rPr>
        <w:t>Vec</w:t>
      </w:r>
      <w:proofErr w:type="spellEnd"/>
      <w:r w:rsidRPr="004D00E9">
        <w:rPr>
          <w:rFonts w:asciiTheme="minorBidi" w:hAnsiTheme="minorBidi" w:cstheme="minorBidi"/>
          <w:color w:val="074F6A" w:themeColor="accent4" w:themeShade="80"/>
          <w:sz w:val="20"/>
          <w:szCs w:val="20"/>
        </w:rPr>
        <w:t xml:space="preserve">, and the distance between energy profiles SPE and CPE as measures of protein dissimilarity. </w:t>
      </w:r>
      <w:commentRangeStart w:id="1"/>
      <w:r w:rsidRPr="004D00E9">
        <w:rPr>
          <w:rFonts w:asciiTheme="minorBidi" w:hAnsiTheme="minorBidi" w:cstheme="minorBidi"/>
          <w:color w:val="074F6A" w:themeColor="accent4" w:themeShade="80"/>
          <w:sz w:val="20"/>
          <w:szCs w:val="20"/>
        </w:rPr>
        <w:t xml:space="preserve">B) Running times of the evaluated methods, scaled to 12 hours, with an inset zooming in on the region indicated by the dashed circle. </w:t>
      </w:r>
      <w:commentRangeStart w:id="2"/>
      <w:r w:rsidRPr="004D00E9">
        <w:rPr>
          <w:rFonts w:asciiTheme="minorBidi" w:hAnsiTheme="minorBidi" w:cstheme="minorBidi"/>
          <w:color w:val="074F6A" w:themeColor="accent4" w:themeShade="80"/>
          <w:sz w:val="20"/>
          <w:szCs w:val="20"/>
        </w:rPr>
        <w:t>The entire circle represents 130 seconds</w:t>
      </w:r>
      <w:commentRangeEnd w:id="2"/>
      <w:r w:rsidR="00166979">
        <w:rPr>
          <w:rStyle w:val="CommentReference"/>
        </w:rPr>
        <w:commentReference w:id="2"/>
      </w:r>
      <w:r w:rsidRPr="004D00E9">
        <w:rPr>
          <w:rFonts w:asciiTheme="minorBidi" w:hAnsiTheme="minorBidi" w:cstheme="minorBidi"/>
          <w:color w:val="074F6A" w:themeColor="accent4" w:themeShade="80"/>
          <w:sz w:val="20"/>
          <w:szCs w:val="20"/>
        </w:rPr>
        <w:t>. Each method is represented by different colors as indicated in the figure legend.</w:t>
      </w:r>
      <w:commentRangeEnd w:id="1"/>
      <w:r w:rsidR="00A13E75">
        <w:rPr>
          <w:rStyle w:val="CommentReference"/>
        </w:rPr>
        <w:commentReference w:id="1"/>
      </w:r>
    </w:p>
    <w:p w14:paraId="350FEE21" w14:textId="77777777" w:rsidR="004D00E9" w:rsidRPr="004D00E9" w:rsidRDefault="004D00E9" w:rsidP="004D00E9">
      <w:pPr>
        <w:rPr>
          <w:rFonts w:asciiTheme="minorBidi" w:hAnsiTheme="minorBidi" w:cstheme="minorBidi"/>
          <w:sz w:val="22"/>
          <w:szCs w:val="22"/>
        </w:rPr>
      </w:pPr>
    </w:p>
    <w:p w14:paraId="0E557999" w14:textId="77777777" w:rsidR="004D00E9" w:rsidRPr="004D00E9" w:rsidRDefault="004D00E9" w:rsidP="004D00E9">
      <w:pPr>
        <w:rPr>
          <w:rFonts w:asciiTheme="minorBidi" w:hAnsiTheme="minorBidi" w:cstheme="minorBidi"/>
          <w:sz w:val="22"/>
          <w:szCs w:val="22"/>
        </w:rPr>
      </w:pPr>
    </w:p>
    <w:p w14:paraId="00269610" w14:textId="77777777" w:rsidR="004D00E9" w:rsidRDefault="004D00E9" w:rsidP="004D00E9">
      <w:pPr>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We have also updated Table 2 to include the SPE method results for distinguishing between five distinct SCOP superfamilies: Winged Helix (a.4.5), PH Domain-like (b.55.1), NTF-like (d.17.4), Ubiquitin-like (d.15.1), and Immunoglobulins (b.1.1).</w:t>
      </w:r>
    </w:p>
    <w:p w14:paraId="1990C97A" w14:textId="77777777" w:rsidR="006A3436" w:rsidRPr="004D00E9" w:rsidRDefault="006A3436" w:rsidP="004D00E9">
      <w:pPr>
        <w:rPr>
          <w:rFonts w:asciiTheme="minorBidi" w:hAnsiTheme="minorBidi" w:cstheme="minorBidi"/>
          <w:color w:val="074F6A" w:themeColor="accent4" w:themeShade="80"/>
          <w:sz w:val="22"/>
          <w:szCs w:val="22"/>
        </w:rPr>
      </w:pPr>
    </w:p>
    <w:p w14:paraId="63578F1F" w14:textId="77777777" w:rsidR="004D00E9" w:rsidRPr="004D00E9" w:rsidRDefault="004D00E9" w:rsidP="004D00E9">
      <w:pPr>
        <w:rPr>
          <w:rFonts w:asciiTheme="minorBidi" w:hAnsiTheme="minorBidi" w:cstheme="minorBidi"/>
          <w:sz w:val="22"/>
          <w:szCs w:val="22"/>
        </w:rPr>
      </w:pPr>
    </w:p>
    <w:p w14:paraId="311A71A7" w14:textId="521DB8FC"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 xml:space="preserve">Table 2 | </w:t>
      </w:r>
      <w:r w:rsidRPr="004D00E9">
        <w:rPr>
          <w:rFonts w:asciiTheme="minorBidi" w:hAnsiTheme="minorBidi" w:cstheme="minorBidi"/>
          <w:color w:val="074F6A" w:themeColor="accent4" w:themeShade="80"/>
          <w:sz w:val="20"/>
          <w:szCs w:val="20"/>
        </w:rPr>
        <w:t>Total accuracy and F1 measure for each of the five superfamilies by 1-NN and the results of 10-Fold cross validation with random forest (RF) based on CPE,</w:t>
      </w:r>
      <w:r w:rsidR="006A3436" w:rsidRPr="006A3436">
        <w:rPr>
          <w:rFonts w:asciiTheme="minorBidi" w:hAnsiTheme="minorBidi" w:cstheme="minorBidi"/>
          <w:color w:val="074F6A" w:themeColor="accent4" w:themeShade="80"/>
          <w:sz w:val="20"/>
          <w:szCs w:val="20"/>
        </w:rPr>
        <w:t xml:space="preserve"> </w:t>
      </w:r>
      <w:r w:rsidRPr="004D00E9">
        <w:rPr>
          <w:rFonts w:asciiTheme="minorBidi" w:hAnsiTheme="minorBidi" w:cstheme="minorBidi"/>
          <w:color w:val="074F6A" w:themeColor="accent4" w:themeShade="80"/>
          <w:sz w:val="20"/>
          <w:szCs w:val="20"/>
        </w:rPr>
        <w:t>SPE, and TM-</w:t>
      </w:r>
      <w:proofErr w:type="spellStart"/>
      <w:r w:rsidRPr="004D00E9">
        <w:rPr>
          <w:rFonts w:asciiTheme="minorBidi" w:hAnsiTheme="minorBidi" w:cstheme="minorBidi"/>
          <w:color w:val="074F6A" w:themeColor="accent4" w:themeShade="80"/>
          <w:sz w:val="20"/>
          <w:szCs w:val="20"/>
        </w:rPr>
        <w:t>Vec</w:t>
      </w:r>
      <w:proofErr w:type="spellEnd"/>
      <w:r w:rsidRPr="004D00E9">
        <w:rPr>
          <w:rFonts w:asciiTheme="minorBidi" w:hAnsiTheme="minorBidi" w:cstheme="minorBidi"/>
          <w:color w:val="074F6A" w:themeColor="accent4" w:themeShade="80"/>
          <w:sz w:val="20"/>
          <w:szCs w:val="20"/>
        </w:rPr>
        <w:t>.</w:t>
      </w:r>
    </w:p>
    <w:p w14:paraId="5E86F047" w14:textId="77777777" w:rsidR="004D00E9" w:rsidRPr="004D00E9" w:rsidRDefault="004D00E9" w:rsidP="004D00E9">
      <w:pPr>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92"/>
        <w:gridCol w:w="990"/>
        <w:gridCol w:w="900"/>
        <w:gridCol w:w="900"/>
        <w:gridCol w:w="1170"/>
        <w:gridCol w:w="900"/>
        <w:gridCol w:w="1260"/>
        <w:gridCol w:w="1432"/>
      </w:tblGrid>
      <w:tr w:rsidR="006A3436" w:rsidRPr="004D00E9" w14:paraId="5DD4F9E5" w14:textId="77777777" w:rsidTr="00E76499">
        <w:trPr>
          <w:trHeight w:val="300"/>
        </w:trPr>
        <w:tc>
          <w:tcPr>
            <w:tcW w:w="179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BCC11C"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Method</w:t>
            </w:r>
          </w:p>
        </w:tc>
        <w:tc>
          <w:tcPr>
            <w:tcW w:w="990"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494FE6"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Time</w:t>
            </w:r>
          </w:p>
        </w:tc>
        <w:tc>
          <w:tcPr>
            <w:tcW w:w="900"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8B06A4"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Accuracy</w:t>
            </w:r>
          </w:p>
        </w:tc>
        <w:tc>
          <w:tcPr>
            <w:tcW w:w="5662"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8AA47C" w14:textId="77777777" w:rsidR="004D00E9" w:rsidRPr="004D00E9" w:rsidRDefault="004D00E9" w:rsidP="006A3436">
            <w:pPr>
              <w:jc w:val="cente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F1 Measure</w:t>
            </w:r>
          </w:p>
        </w:tc>
      </w:tr>
      <w:tr w:rsidR="006A3436" w:rsidRPr="004D00E9" w14:paraId="7ED0AC76" w14:textId="77777777" w:rsidTr="00E76499">
        <w:trPr>
          <w:trHeight w:val="390"/>
        </w:trPr>
        <w:tc>
          <w:tcPr>
            <w:tcW w:w="1792" w:type="dxa"/>
            <w:vMerge/>
            <w:tcBorders>
              <w:top w:val="single" w:sz="6" w:space="0" w:color="000000"/>
              <w:left w:val="single" w:sz="6" w:space="0" w:color="000000"/>
              <w:bottom w:val="single" w:sz="6" w:space="0" w:color="000000"/>
              <w:right w:val="single" w:sz="6" w:space="0" w:color="000000"/>
            </w:tcBorders>
            <w:vAlign w:val="center"/>
            <w:hideMark/>
          </w:tcPr>
          <w:p w14:paraId="4E839FA8" w14:textId="77777777" w:rsidR="004D00E9" w:rsidRPr="004D00E9" w:rsidRDefault="004D00E9" w:rsidP="004D00E9">
            <w:pPr>
              <w:rPr>
                <w:rFonts w:asciiTheme="minorBidi" w:hAnsiTheme="minorBidi" w:cstheme="minorBidi"/>
                <w:color w:val="074F6A" w:themeColor="accent4" w:themeShade="80"/>
                <w:sz w:val="20"/>
                <w:szCs w:val="20"/>
              </w:rPr>
            </w:pPr>
          </w:p>
        </w:tc>
        <w:tc>
          <w:tcPr>
            <w:tcW w:w="990" w:type="dxa"/>
            <w:vMerge/>
            <w:tcBorders>
              <w:top w:val="single" w:sz="6" w:space="0" w:color="000000"/>
              <w:left w:val="single" w:sz="6" w:space="0" w:color="000000"/>
              <w:bottom w:val="single" w:sz="6" w:space="0" w:color="000000"/>
              <w:right w:val="single" w:sz="6" w:space="0" w:color="000000"/>
            </w:tcBorders>
            <w:vAlign w:val="center"/>
            <w:hideMark/>
          </w:tcPr>
          <w:p w14:paraId="2A90C53A" w14:textId="77777777" w:rsidR="004D00E9" w:rsidRPr="004D00E9" w:rsidRDefault="004D00E9" w:rsidP="004D00E9">
            <w:pPr>
              <w:rPr>
                <w:rFonts w:asciiTheme="minorBidi" w:hAnsiTheme="minorBidi" w:cstheme="minorBidi"/>
                <w:color w:val="074F6A" w:themeColor="accent4" w:themeShade="80"/>
                <w:sz w:val="20"/>
                <w:szCs w:val="20"/>
              </w:rPr>
            </w:pPr>
          </w:p>
        </w:tc>
        <w:tc>
          <w:tcPr>
            <w:tcW w:w="900" w:type="dxa"/>
            <w:vMerge/>
            <w:tcBorders>
              <w:top w:val="single" w:sz="6" w:space="0" w:color="000000"/>
              <w:left w:val="single" w:sz="6" w:space="0" w:color="000000"/>
              <w:bottom w:val="single" w:sz="6" w:space="0" w:color="000000"/>
              <w:right w:val="single" w:sz="6" w:space="0" w:color="000000"/>
            </w:tcBorders>
            <w:vAlign w:val="center"/>
            <w:hideMark/>
          </w:tcPr>
          <w:p w14:paraId="0EEB09B5" w14:textId="77777777" w:rsidR="004D00E9" w:rsidRPr="004D00E9" w:rsidRDefault="004D00E9" w:rsidP="004D00E9">
            <w:pPr>
              <w:rPr>
                <w:rFonts w:asciiTheme="minorBidi" w:hAnsiTheme="minorBidi" w:cstheme="minorBidi"/>
                <w:color w:val="074F6A" w:themeColor="accent4" w:themeShade="80"/>
                <w:sz w:val="20"/>
                <w:szCs w:val="20"/>
              </w:rPr>
            </w:pP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E00ABE" w14:textId="77777777" w:rsidR="004D00E9" w:rsidRPr="004D00E9" w:rsidRDefault="004D00E9" w:rsidP="004D00E9">
            <w:pPr>
              <w:rPr>
                <w:rFonts w:asciiTheme="minorBidi" w:hAnsiTheme="minorBidi" w:cstheme="minorBidi"/>
                <w:color w:val="074F6A" w:themeColor="accent4" w:themeShade="80"/>
                <w:sz w:val="20"/>
                <w:szCs w:val="20"/>
              </w:rPr>
            </w:pPr>
            <w:proofErr w:type="spellStart"/>
            <w:r w:rsidRPr="004D00E9">
              <w:rPr>
                <w:rFonts w:asciiTheme="minorBidi" w:hAnsiTheme="minorBidi" w:cstheme="minorBidi"/>
                <w:b/>
                <w:bCs/>
                <w:color w:val="074F6A" w:themeColor="accent4" w:themeShade="80"/>
                <w:sz w:val="20"/>
                <w:szCs w:val="20"/>
              </w:rPr>
              <w:t>wigend_helix</w:t>
            </w:r>
            <w:proofErr w:type="spellEnd"/>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08F862" w14:textId="77777777" w:rsidR="004D00E9" w:rsidRPr="004D00E9" w:rsidRDefault="004D00E9" w:rsidP="004D00E9">
            <w:pPr>
              <w:rPr>
                <w:rFonts w:asciiTheme="minorBidi" w:hAnsiTheme="minorBidi" w:cstheme="minorBidi"/>
                <w:color w:val="074F6A" w:themeColor="accent4" w:themeShade="80"/>
                <w:sz w:val="20"/>
                <w:szCs w:val="20"/>
              </w:rPr>
            </w:pPr>
            <w:proofErr w:type="spellStart"/>
            <w:proofErr w:type="gramStart"/>
            <w:r w:rsidRPr="004D00E9">
              <w:rPr>
                <w:rFonts w:asciiTheme="minorBidi" w:hAnsiTheme="minorBidi" w:cstheme="minorBidi"/>
                <w:b/>
                <w:bCs/>
                <w:color w:val="074F6A" w:themeColor="accent4" w:themeShade="80"/>
                <w:sz w:val="20"/>
                <w:szCs w:val="20"/>
              </w:rPr>
              <w:t>PH.domain</w:t>
            </w:r>
            <w:proofErr w:type="spellEnd"/>
            <w:proofErr w:type="gramEnd"/>
            <w:r w:rsidRPr="004D00E9">
              <w:rPr>
                <w:rFonts w:asciiTheme="minorBidi" w:hAnsiTheme="minorBidi" w:cstheme="minorBidi"/>
                <w:b/>
                <w:bCs/>
                <w:color w:val="074F6A" w:themeColor="accent4" w:themeShade="80"/>
                <w:sz w:val="20"/>
                <w:szCs w:val="20"/>
              </w:rPr>
              <w:t>-like</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2DADE2"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NTF-like</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746841"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Ubiquitin-like</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D06572"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Immunoglobulins</w:t>
            </w:r>
          </w:p>
        </w:tc>
      </w:tr>
      <w:tr w:rsidR="006A3436" w:rsidRPr="004D00E9" w14:paraId="44E9A003" w14:textId="77777777" w:rsidTr="00E76499">
        <w:trPr>
          <w:trHeight w:val="264"/>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753A35"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CPE (1NN)</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46C929"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103 Sec</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A015CC"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70D5CE"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C6F723"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0.96</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03AF25"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62CA9D"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03B2A7"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r w:rsidR="006A3436" w:rsidRPr="004D00E9" w14:paraId="78E46298" w14:textId="77777777" w:rsidTr="00E76499">
        <w:trPr>
          <w:trHeight w:val="165"/>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AC69C8"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CPE (RF)</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62FD90"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103 Sec</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A66A56"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4A23BC"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0.97</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49A980"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0.97</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F89B45"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698500"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20302A"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r w:rsidR="006A3436" w:rsidRPr="004D00E9" w14:paraId="4C79619C" w14:textId="77777777" w:rsidTr="00E76499">
        <w:trPr>
          <w:trHeight w:val="282"/>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A748EB"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SPE (1NN)</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A54832" w14:textId="28EA1EBB" w:rsidR="004D00E9" w:rsidRPr="004D00E9" w:rsidRDefault="004D00E9" w:rsidP="003279AF">
            <w:pPr>
              <w:jc w:val="center"/>
              <w:rPr>
                <w:rFonts w:asciiTheme="minorBidi" w:hAnsiTheme="minorBidi" w:cstheme="minorBidi"/>
                <w:color w:val="074F6A" w:themeColor="accent4" w:themeShade="80"/>
                <w:sz w:val="20"/>
                <w:szCs w:val="20"/>
              </w:rPr>
            </w:pP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CF8480" w14:textId="38A9B0A5"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1AF046" w14:textId="60EA7312"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809C1A" w14:textId="1D4D5E2C"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0.96</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F14FCA" w14:textId="3C226F4A"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8EB0A7" w14:textId="1014314B"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1BE051" w14:textId="71B3C1B1"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r>
      <w:tr w:rsidR="006A3436" w:rsidRPr="004D00E9" w14:paraId="541A69D2" w14:textId="77777777" w:rsidTr="00E76499">
        <w:trPr>
          <w:trHeight w:val="255"/>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A283DF" w14:textId="77777777" w:rsidR="004D00E9" w:rsidRPr="004D00E9" w:rsidRDefault="004D00E9" w:rsidP="004D00E9">
            <w:pPr>
              <w:rPr>
                <w:rFonts w:asciiTheme="minorBidi" w:hAnsiTheme="minorBidi" w:cstheme="minorBidi"/>
                <w:color w:val="074F6A" w:themeColor="accent4" w:themeShade="80"/>
                <w:sz w:val="20"/>
                <w:szCs w:val="20"/>
              </w:rPr>
            </w:pPr>
            <w:r w:rsidRPr="004D00E9">
              <w:rPr>
                <w:rFonts w:asciiTheme="minorBidi" w:hAnsiTheme="minorBidi" w:cstheme="minorBidi"/>
                <w:b/>
                <w:bCs/>
                <w:color w:val="074F6A" w:themeColor="accent4" w:themeShade="80"/>
                <w:sz w:val="20"/>
                <w:szCs w:val="20"/>
              </w:rPr>
              <w:t>SPE (RF)</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A9F8EC" w14:textId="181A8D07" w:rsidR="004D00E9" w:rsidRPr="004D00E9" w:rsidRDefault="004D00E9" w:rsidP="003279AF">
            <w:pPr>
              <w:jc w:val="center"/>
              <w:rPr>
                <w:rFonts w:asciiTheme="minorBidi" w:hAnsiTheme="minorBidi" w:cstheme="minorBidi"/>
                <w:color w:val="074F6A" w:themeColor="accent4" w:themeShade="80"/>
                <w:sz w:val="20"/>
                <w:szCs w:val="20"/>
              </w:rPr>
            </w:pP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BF59B0" w14:textId="4DA10468"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E09A9E" w14:textId="3532F2D5"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0.97</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98659B" w14:textId="7E9AA22D"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0.95</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7ECCB7" w14:textId="0D4C9F86"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80676B" w14:textId="4F907EDE"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0.98</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0C2CAB" w14:textId="755FE469"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r w:rsidR="006A3436" w:rsidRPr="004D00E9" w14:paraId="025502AC" w14:textId="77777777" w:rsidTr="00E76499">
        <w:trPr>
          <w:trHeight w:val="165"/>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5A84FE" w14:textId="77777777" w:rsidR="004D00E9" w:rsidRPr="004D00E9" w:rsidRDefault="004D00E9" w:rsidP="004D00E9">
            <w:pPr>
              <w:rPr>
                <w:rFonts w:asciiTheme="minorBidi" w:hAnsiTheme="minorBidi" w:cstheme="minorBidi"/>
                <w:color w:val="074F6A" w:themeColor="accent4" w:themeShade="80"/>
                <w:sz w:val="20"/>
                <w:szCs w:val="20"/>
              </w:rPr>
            </w:pPr>
            <w:proofErr w:type="spellStart"/>
            <w:r w:rsidRPr="004D00E9">
              <w:rPr>
                <w:rFonts w:asciiTheme="minorBidi" w:hAnsiTheme="minorBidi" w:cstheme="minorBidi"/>
                <w:b/>
                <w:bCs/>
                <w:color w:val="074F6A" w:themeColor="accent4" w:themeShade="80"/>
                <w:sz w:val="20"/>
                <w:szCs w:val="20"/>
              </w:rPr>
              <w:t>TM_Vec</w:t>
            </w:r>
            <w:proofErr w:type="spellEnd"/>
            <w:r w:rsidRPr="004D00E9">
              <w:rPr>
                <w:rFonts w:asciiTheme="minorBidi" w:hAnsiTheme="minorBidi" w:cstheme="minorBidi"/>
                <w:color w:val="074F6A" w:themeColor="accent4" w:themeShade="80"/>
                <w:sz w:val="20"/>
                <w:szCs w:val="20"/>
              </w:rPr>
              <w:t xml:space="preserve"> </w:t>
            </w:r>
            <w:r w:rsidRPr="004D00E9">
              <w:rPr>
                <w:rFonts w:asciiTheme="minorBidi" w:hAnsiTheme="minorBidi" w:cstheme="minorBidi"/>
                <w:b/>
                <w:bCs/>
                <w:color w:val="074F6A" w:themeColor="accent4" w:themeShade="80"/>
                <w:sz w:val="20"/>
                <w:szCs w:val="20"/>
              </w:rPr>
              <w:t>(1NN)</w:t>
            </w:r>
          </w:p>
        </w:tc>
        <w:tc>
          <w:tcPr>
            <w:tcW w:w="9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ACC6BB"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955 Sec</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50F88E"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5C4CC3"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F97AE6"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w:t>
            </w:r>
          </w:p>
        </w:tc>
        <w:tc>
          <w:tcPr>
            <w:tcW w:w="9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ECD43F"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1</w:t>
            </w:r>
          </w:p>
        </w:tc>
        <w:tc>
          <w:tcPr>
            <w:tcW w:w="1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97571E"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c>
          <w:tcPr>
            <w:tcW w:w="143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F5F8C3" w14:textId="77777777" w:rsidR="004D00E9" w:rsidRPr="004D00E9" w:rsidRDefault="004D00E9" w:rsidP="003279AF">
            <w:pPr>
              <w:jc w:val="center"/>
              <w:rPr>
                <w:rFonts w:asciiTheme="minorBidi" w:hAnsiTheme="minorBidi" w:cstheme="minorBidi"/>
                <w:color w:val="074F6A" w:themeColor="accent4" w:themeShade="80"/>
                <w:sz w:val="20"/>
                <w:szCs w:val="20"/>
              </w:rPr>
            </w:pPr>
            <w:r w:rsidRPr="004D00E9">
              <w:rPr>
                <w:rFonts w:asciiTheme="minorBidi" w:hAnsiTheme="minorBidi" w:cstheme="minorBidi"/>
                <w:color w:val="074F6A" w:themeColor="accent4" w:themeShade="80"/>
                <w:sz w:val="20"/>
                <w:szCs w:val="20"/>
              </w:rPr>
              <w:t>0.99</w:t>
            </w:r>
          </w:p>
        </w:tc>
      </w:tr>
    </w:tbl>
    <w:p w14:paraId="12542BF2" w14:textId="77777777" w:rsidR="004D00E9" w:rsidRPr="004D00E9" w:rsidRDefault="004D00E9" w:rsidP="004D00E9">
      <w:pPr>
        <w:rPr>
          <w:rFonts w:asciiTheme="minorBidi" w:hAnsiTheme="minorBidi" w:cstheme="minorBidi"/>
          <w:sz w:val="22"/>
          <w:szCs w:val="22"/>
        </w:rPr>
      </w:pPr>
      <w:r w:rsidRPr="004D00E9">
        <w:rPr>
          <w:rFonts w:asciiTheme="minorBidi" w:hAnsiTheme="minorBidi" w:cstheme="minorBidi"/>
          <w:sz w:val="22"/>
          <w:szCs w:val="22"/>
        </w:rPr>
        <w:t> </w:t>
      </w:r>
    </w:p>
    <w:p w14:paraId="4226A3E1" w14:textId="77777777" w:rsidR="004D00E9" w:rsidRPr="004D00E9" w:rsidRDefault="004D00E9" w:rsidP="004D00E9">
      <w:pPr>
        <w:rPr>
          <w:rFonts w:asciiTheme="minorBidi" w:hAnsiTheme="minorBidi" w:cstheme="minorBidi"/>
          <w:sz w:val="22"/>
          <w:szCs w:val="22"/>
        </w:rPr>
      </w:pPr>
    </w:p>
    <w:p w14:paraId="633DA5DA" w14:textId="77777777" w:rsidR="00B24E13" w:rsidRPr="00B24E13" w:rsidRDefault="004D00E9" w:rsidP="00B24E13">
      <w:pPr>
        <w:jc w:val="lowKashida"/>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 xml:space="preserve">We have also included the CPE results for the phylogenetic network reconstruction of the ferritin-like superfamily in Fig. 9 (previously Fig. 7). </w:t>
      </w:r>
      <w:r w:rsidR="00B24E13" w:rsidRPr="00B24E13">
        <w:rPr>
          <w:rFonts w:asciiTheme="minorBidi" w:hAnsiTheme="minorBidi" w:cstheme="minorBidi"/>
          <w:color w:val="074F6A" w:themeColor="accent4" w:themeShade="80"/>
          <w:sz w:val="22"/>
          <w:szCs w:val="22"/>
        </w:rPr>
        <w:t xml:space="preserve">A more detailed comparison of the performance of these methods </w:t>
      </w:r>
      <w:commentRangeStart w:id="3"/>
      <w:r w:rsidR="00B24E13" w:rsidRPr="00B24E13">
        <w:rPr>
          <w:rFonts w:asciiTheme="minorBidi" w:hAnsiTheme="minorBidi" w:cstheme="minorBidi"/>
          <w:color w:val="074F6A" w:themeColor="accent4" w:themeShade="80"/>
          <w:sz w:val="22"/>
          <w:szCs w:val="22"/>
        </w:rPr>
        <w:t>is provided in the response to C5</w:t>
      </w:r>
      <w:commentRangeEnd w:id="3"/>
      <w:r w:rsidR="007F098A">
        <w:rPr>
          <w:rStyle w:val="CommentReference"/>
        </w:rPr>
        <w:commentReference w:id="3"/>
      </w:r>
      <w:r w:rsidR="00B24E13" w:rsidRPr="00B24E13">
        <w:rPr>
          <w:rFonts w:asciiTheme="minorBidi" w:hAnsiTheme="minorBidi" w:cstheme="minorBidi"/>
          <w:color w:val="074F6A" w:themeColor="accent4" w:themeShade="80"/>
          <w:sz w:val="22"/>
          <w:szCs w:val="22"/>
        </w:rPr>
        <w:t>.</w:t>
      </w:r>
    </w:p>
    <w:p w14:paraId="4F108C36" w14:textId="77777777" w:rsidR="00B24E13" w:rsidRPr="00B24E13" w:rsidRDefault="00B24E13" w:rsidP="00B24E13">
      <w:pPr>
        <w:jc w:val="lowKashida"/>
        <w:rPr>
          <w:rFonts w:asciiTheme="minorBidi" w:hAnsiTheme="minorBidi" w:cstheme="minorBidi"/>
          <w:color w:val="074F6A" w:themeColor="accent4" w:themeShade="80"/>
          <w:sz w:val="22"/>
          <w:szCs w:val="22"/>
        </w:rPr>
      </w:pPr>
    </w:p>
    <w:p w14:paraId="44A0BB64" w14:textId="193F99DB" w:rsidR="0028514C" w:rsidRDefault="0028514C">
      <w:pPr>
        <w:rPr>
          <w:rFonts w:asciiTheme="minorBidi" w:hAnsiTheme="minorBidi" w:cstheme="minorBidi"/>
          <w:sz w:val="22"/>
          <w:szCs w:val="22"/>
        </w:rPr>
      </w:pPr>
    </w:p>
    <w:p w14:paraId="1074312A" w14:textId="77777777" w:rsidR="0088522C" w:rsidRDefault="0088522C">
      <w:pPr>
        <w:rPr>
          <w:rFonts w:asciiTheme="minorBidi" w:hAnsiTheme="minorBidi" w:cstheme="minorBidi"/>
          <w:sz w:val="22"/>
          <w:szCs w:val="22"/>
        </w:rPr>
      </w:pPr>
    </w:p>
    <w:p w14:paraId="071C0699" w14:textId="77777777" w:rsidR="0088522C" w:rsidRDefault="0088522C">
      <w:pPr>
        <w:rPr>
          <w:rFonts w:asciiTheme="minorBidi" w:hAnsiTheme="minorBidi" w:cstheme="minorBidi"/>
          <w:sz w:val="22"/>
          <w:szCs w:val="22"/>
        </w:rPr>
      </w:pPr>
    </w:p>
    <w:p w14:paraId="02A8495B" w14:textId="77777777" w:rsidR="0088522C" w:rsidRDefault="0088522C">
      <w:pPr>
        <w:rPr>
          <w:rFonts w:asciiTheme="minorBidi" w:hAnsiTheme="minorBidi" w:cstheme="minorBidi"/>
          <w:sz w:val="22"/>
          <w:szCs w:val="22"/>
        </w:rPr>
      </w:pPr>
    </w:p>
    <w:p w14:paraId="260FD8DF" w14:textId="0A23474C" w:rsidR="0088522C" w:rsidRDefault="00CE4FC5" w:rsidP="00CE4FC5">
      <w:pPr>
        <w:jc w:val="lowKashida"/>
        <w:rPr>
          <w:rFonts w:asciiTheme="minorBidi" w:hAnsiTheme="minorBidi" w:cstheme="minorBidi"/>
          <w:sz w:val="22"/>
          <w:szCs w:val="22"/>
        </w:rPr>
      </w:pPr>
      <w:r w:rsidRPr="00CE4FC5">
        <w:rPr>
          <w:rFonts w:asciiTheme="minorBidi" w:hAnsiTheme="minorBidi" w:cstheme="minorBidi"/>
          <w:sz w:val="22"/>
          <w:szCs w:val="22"/>
        </w:rPr>
        <w:t>4</w:t>
      </w:r>
      <w:r>
        <w:rPr>
          <w:rFonts w:asciiTheme="minorBidi" w:hAnsiTheme="minorBidi" w:cstheme="minorBidi"/>
          <w:sz w:val="22"/>
          <w:szCs w:val="22"/>
        </w:rPr>
        <w:t>)</w:t>
      </w:r>
      <w:r w:rsidRPr="00CE4FC5">
        <w:rPr>
          <w:rFonts w:asciiTheme="minorBidi" w:hAnsiTheme="minorBidi" w:cstheme="minorBidi"/>
          <w:sz w:val="22"/>
          <w:szCs w:val="22"/>
        </w:rPr>
        <w:t xml:space="preserve"> For the spike protein classification, the author may want to compare with a sequence similarity-based method. In addition, the order of the clusters in hierarchical clustering doesn’t represent the similarity among the clusters. If the authors want to make a statement about </w:t>
      </w:r>
      <w:proofErr w:type="spellStart"/>
      <w:r w:rsidRPr="00CE4FC5">
        <w:rPr>
          <w:rFonts w:asciiTheme="minorBidi" w:hAnsiTheme="minorBidi" w:cstheme="minorBidi"/>
          <w:sz w:val="22"/>
          <w:szCs w:val="22"/>
        </w:rPr>
        <w:t>MERS_Cov</w:t>
      </w:r>
      <w:proofErr w:type="spellEnd"/>
      <w:r w:rsidRPr="00CE4FC5">
        <w:rPr>
          <w:rFonts w:asciiTheme="minorBidi" w:hAnsiTheme="minorBidi" w:cstheme="minorBidi"/>
          <w:sz w:val="22"/>
          <w:szCs w:val="22"/>
        </w:rPr>
        <w:t xml:space="preserve"> involved to </w:t>
      </w:r>
      <w:proofErr w:type="spellStart"/>
      <w:r w:rsidRPr="00CE4FC5">
        <w:rPr>
          <w:rFonts w:asciiTheme="minorBidi" w:hAnsiTheme="minorBidi" w:cstheme="minorBidi"/>
          <w:sz w:val="22"/>
          <w:szCs w:val="22"/>
        </w:rPr>
        <w:t>SARS_Cov</w:t>
      </w:r>
      <w:proofErr w:type="spellEnd"/>
      <w:r w:rsidRPr="00CE4FC5">
        <w:rPr>
          <w:rFonts w:asciiTheme="minorBidi" w:hAnsiTheme="minorBidi" w:cstheme="minorBidi"/>
          <w:sz w:val="22"/>
          <w:szCs w:val="22"/>
        </w:rPr>
        <w:t>, then SARS_Cov2, a better way is to examine the similarity among these three groups.</w:t>
      </w:r>
    </w:p>
    <w:p w14:paraId="2BBE027B" w14:textId="77777777" w:rsidR="00CE4FC5" w:rsidRDefault="00CE4FC5" w:rsidP="00CE4FC5">
      <w:pPr>
        <w:jc w:val="lowKashida"/>
        <w:rPr>
          <w:rFonts w:asciiTheme="minorBidi" w:hAnsiTheme="minorBidi" w:cstheme="minorBidi"/>
          <w:sz w:val="22"/>
          <w:szCs w:val="22"/>
        </w:rPr>
      </w:pPr>
    </w:p>
    <w:p w14:paraId="06D1F9FA" w14:textId="722CF8B1"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r w:rsidRPr="00145BB3">
        <w:rPr>
          <w:rFonts w:asciiTheme="minorBidi" w:eastAsiaTheme="majorEastAsia" w:hAnsiTheme="minorBidi" w:cstheme="minorBidi"/>
          <w:i/>
          <w:iCs/>
          <w:color w:val="074F6A" w:themeColor="accent4" w:themeShade="80"/>
          <w:sz w:val="22"/>
          <w:szCs w:val="22"/>
        </w:rPr>
        <w:t>ANSWER</w:t>
      </w:r>
      <w:r w:rsidRPr="00145BB3">
        <w:rPr>
          <w:rFonts w:asciiTheme="minorBidi" w:eastAsiaTheme="majorEastAsia" w:hAnsiTheme="minorBidi" w:cstheme="minorBidi"/>
          <w:color w:val="074F6A" w:themeColor="accent4" w:themeShade="80"/>
          <w:sz w:val="22"/>
          <w:szCs w:val="22"/>
        </w:rPr>
        <w:t>:</w:t>
      </w:r>
      <w:r>
        <w:rPr>
          <w:rFonts w:asciiTheme="minorBidi" w:eastAsiaTheme="majorEastAsia" w:hAnsiTheme="minorBidi" w:cstheme="minorBidi"/>
          <w:color w:val="074F6A" w:themeColor="accent4" w:themeShade="80"/>
          <w:sz w:val="22"/>
          <w:szCs w:val="22"/>
        </w:rPr>
        <w:t xml:space="preserve"> </w:t>
      </w:r>
      <w:r w:rsidRPr="00CE4FC5">
        <w:rPr>
          <w:rFonts w:asciiTheme="minorBidi" w:eastAsiaTheme="majorEastAsia" w:hAnsiTheme="minorBidi" w:cstheme="minorBidi"/>
          <w:color w:val="074F6A" w:themeColor="accent4" w:themeShade="80"/>
          <w:sz w:val="22"/>
          <w:szCs w:val="22"/>
        </w:rPr>
        <w:t xml:space="preserve">Thank you for </w:t>
      </w:r>
      <w:r w:rsidR="00AF35AB">
        <w:rPr>
          <w:rFonts w:asciiTheme="minorBidi" w:eastAsiaTheme="majorEastAsia" w:hAnsiTheme="minorBidi" w:cstheme="minorBidi"/>
          <w:color w:val="074F6A" w:themeColor="accent4" w:themeShade="80"/>
          <w:sz w:val="22"/>
          <w:szCs w:val="22"/>
        </w:rPr>
        <w:t>this very</w:t>
      </w:r>
      <w:r w:rsidR="007F098A" w:rsidRPr="00CE4FC5">
        <w:rPr>
          <w:rFonts w:asciiTheme="minorBidi" w:eastAsiaTheme="majorEastAsia" w:hAnsiTheme="minorBidi" w:cstheme="minorBidi"/>
          <w:color w:val="074F6A" w:themeColor="accent4" w:themeShade="80"/>
          <w:sz w:val="22"/>
          <w:szCs w:val="22"/>
        </w:rPr>
        <w:t xml:space="preserve"> </w:t>
      </w:r>
      <w:r w:rsidRPr="00CE4FC5">
        <w:rPr>
          <w:rFonts w:asciiTheme="minorBidi" w:eastAsiaTheme="majorEastAsia" w:hAnsiTheme="minorBidi" w:cstheme="minorBidi"/>
          <w:color w:val="074F6A" w:themeColor="accent4" w:themeShade="80"/>
          <w:sz w:val="22"/>
          <w:szCs w:val="22"/>
        </w:rPr>
        <w:t xml:space="preserve">helpful comment. Section 3.5 has </w:t>
      </w:r>
      <w:r w:rsidR="007F098A">
        <w:rPr>
          <w:rFonts w:asciiTheme="minorBidi" w:eastAsiaTheme="majorEastAsia" w:hAnsiTheme="minorBidi" w:cstheme="minorBidi"/>
          <w:color w:val="074F6A" w:themeColor="accent4" w:themeShade="80"/>
          <w:sz w:val="22"/>
          <w:szCs w:val="22"/>
        </w:rPr>
        <w:t xml:space="preserve">now </w:t>
      </w:r>
      <w:r w:rsidRPr="00CE4FC5">
        <w:rPr>
          <w:rFonts w:asciiTheme="minorBidi" w:eastAsiaTheme="majorEastAsia" w:hAnsiTheme="minorBidi" w:cstheme="minorBidi"/>
          <w:color w:val="074F6A" w:themeColor="accent4" w:themeShade="80"/>
          <w:sz w:val="22"/>
          <w:szCs w:val="22"/>
        </w:rPr>
        <w:t xml:space="preserve">been revised to meet the requirements. In response, we have added a phylogenetic tree constructed using sequence similarity-based methods. The multiple sequence alignment of spike proteins was performed using the </w:t>
      </w:r>
      <w:proofErr w:type="spellStart"/>
      <w:r w:rsidRPr="00CE4FC5">
        <w:rPr>
          <w:rFonts w:asciiTheme="minorBidi" w:eastAsiaTheme="majorEastAsia" w:hAnsiTheme="minorBidi" w:cstheme="minorBidi"/>
          <w:b/>
          <w:bCs/>
          <w:color w:val="074F6A" w:themeColor="accent4" w:themeShade="80"/>
          <w:sz w:val="22"/>
          <w:szCs w:val="22"/>
        </w:rPr>
        <w:t>msa</w:t>
      </w:r>
      <w:proofErr w:type="spellEnd"/>
      <w:r w:rsidRPr="00CE4FC5">
        <w:rPr>
          <w:rFonts w:asciiTheme="minorBidi" w:eastAsiaTheme="majorEastAsia" w:hAnsiTheme="minorBidi" w:cstheme="minorBidi"/>
          <w:color w:val="074F6A" w:themeColor="accent4" w:themeShade="80"/>
          <w:sz w:val="22"/>
          <w:szCs w:val="22"/>
        </w:rPr>
        <w:t xml:space="preserve"> package in R with the </w:t>
      </w:r>
      <w:proofErr w:type="spellStart"/>
      <w:r w:rsidRPr="00CE4FC5">
        <w:rPr>
          <w:rFonts w:asciiTheme="minorBidi" w:eastAsiaTheme="majorEastAsia" w:hAnsiTheme="minorBidi" w:cstheme="minorBidi"/>
          <w:color w:val="074F6A" w:themeColor="accent4" w:themeShade="80"/>
          <w:sz w:val="22"/>
          <w:szCs w:val="22"/>
        </w:rPr>
        <w:t>ClustalW</w:t>
      </w:r>
      <w:proofErr w:type="spellEnd"/>
      <w:r w:rsidRPr="00CE4FC5">
        <w:rPr>
          <w:rFonts w:asciiTheme="minorBidi" w:eastAsiaTheme="majorEastAsia" w:hAnsiTheme="minorBidi" w:cstheme="minorBidi"/>
          <w:color w:val="074F6A" w:themeColor="accent4" w:themeShade="80"/>
          <w:sz w:val="22"/>
          <w:szCs w:val="22"/>
        </w:rPr>
        <w:t xml:space="preserve"> method, and protein distances were calculated using the </w:t>
      </w:r>
      <w:proofErr w:type="spellStart"/>
      <w:r w:rsidRPr="00CE4FC5">
        <w:rPr>
          <w:rFonts w:asciiTheme="minorBidi" w:eastAsiaTheme="majorEastAsia" w:hAnsiTheme="minorBidi" w:cstheme="minorBidi"/>
          <w:b/>
          <w:bCs/>
          <w:color w:val="074F6A" w:themeColor="accent4" w:themeShade="80"/>
          <w:sz w:val="22"/>
          <w:szCs w:val="22"/>
        </w:rPr>
        <w:t>seqinr</w:t>
      </w:r>
      <w:proofErr w:type="spellEnd"/>
      <w:r w:rsidRPr="00CE4FC5">
        <w:rPr>
          <w:rFonts w:asciiTheme="minorBidi" w:eastAsiaTheme="majorEastAsia" w:hAnsiTheme="minorBidi" w:cstheme="minorBidi"/>
          <w:color w:val="074F6A" w:themeColor="accent4" w:themeShade="80"/>
          <w:sz w:val="22"/>
          <w:szCs w:val="22"/>
        </w:rPr>
        <w:t xml:space="preserve"> package with the number of identities as the distance metric. Phylogenetic trees were then built using the UPGMA method in the </w:t>
      </w:r>
      <w:proofErr w:type="spellStart"/>
      <w:r w:rsidRPr="00CE4FC5">
        <w:rPr>
          <w:rFonts w:asciiTheme="minorBidi" w:eastAsiaTheme="majorEastAsia" w:hAnsiTheme="minorBidi" w:cstheme="minorBidi"/>
          <w:b/>
          <w:bCs/>
          <w:color w:val="074F6A" w:themeColor="accent4" w:themeShade="80"/>
          <w:sz w:val="22"/>
          <w:szCs w:val="22"/>
        </w:rPr>
        <w:t>phangorn</w:t>
      </w:r>
      <w:proofErr w:type="spellEnd"/>
      <w:r w:rsidRPr="00CE4FC5">
        <w:rPr>
          <w:rFonts w:asciiTheme="minorBidi" w:eastAsiaTheme="majorEastAsia" w:hAnsiTheme="minorBidi" w:cstheme="minorBidi"/>
          <w:color w:val="074F6A" w:themeColor="accent4" w:themeShade="80"/>
          <w:sz w:val="22"/>
          <w:szCs w:val="22"/>
        </w:rPr>
        <w:t xml:space="preserve"> package. The resulting tree, based on sequence similarity, is presented in</w:t>
      </w:r>
      <w:r w:rsidR="007F098A">
        <w:rPr>
          <w:rFonts w:asciiTheme="minorBidi" w:eastAsiaTheme="majorEastAsia" w:hAnsiTheme="minorBidi" w:cstheme="minorBidi"/>
          <w:color w:val="074F6A" w:themeColor="accent4" w:themeShade="80"/>
          <w:sz w:val="22"/>
          <w:szCs w:val="22"/>
        </w:rPr>
        <w:t xml:space="preserve"> new</w:t>
      </w:r>
      <w:r w:rsidRPr="00CE4FC5">
        <w:rPr>
          <w:rFonts w:asciiTheme="minorBidi" w:eastAsiaTheme="majorEastAsia" w:hAnsiTheme="minorBidi" w:cstheme="minorBidi"/>
          <w:color w:val="074F6A" w:themeColor="accent4" w:themeShade="80"/>
          <w:sz w:val="22"/>
          <w:szCs w:val="22"/>
        </w:rPr>
        <w:t xml:space="preserve"> </w:t>
      </w:r>
      <w:r w:rsidRPr="00CE4FC5">
        <w:rPr>
          <w:rFonts w:asciiTheme="minorBidi" w:eastAsiaTheme="majorEastAsia" w:hAnsiTheme="minorBidi" w:cstheme="minorBidi"/>
          <w:b/>
          <w:bCs/>
          <w:color w:val="074F6A" w:themeColor="accent4" w:themeShade="80"/>
          <w:sz w:val="22"/>
          <w:szCs w:val="22"/>
        </w:rPr>
        <w:t>Fig. 10B</w:t>
      </w:r>
      <w:r w:rsidRPr="00CE4FC5">
        <w:rPr>
          <w:rFonts w:asciiTheme="minorBidi" w:eastAsiaTheme="majorEastAsia" w:hAnsiTheme="minorBidi" w:cstheme="minorBidi"/>
          <w:color w:val="074F6A" w:themeColor="accent4" w:themeShade="80"/>
          <w:sz w:val="22"/>
          <w:szCs w:val="22"/>
        </w:rPr>
        <w:t xml:space="preserve">. To address </w:t>
      </w:r>
      <w:r w:rsidR="007F098A">
        <w:rPr>
          <w:rFonts w:asciiTheme="minorBidi" w:eastAsiaTheme="majorEastAsia" w:hAnsiTheme="minorBidi" w:cstheme="minorBidi"/>
          <w:color w:val="074F6A" w:themeColor="accent4" w:themeShade="80"/>
          <w:sz w:val="22"/>
          <w:szCs w:val="22"/>
        </w:rPr>
        <w:t>the</w:t>
      </w:r>
      <w:r w:rsidR="007F098A" w:rsidRPr="00CE4FC5">
        <w:rPr>
          <w:rFonts w:asciiTheme="minorBidi" w:eastAsiaTheme="majorEastAsia" w:hAnsiTheme="minorBidi" w:cstheme="minorBidi"/>
          <w:color w:val="074F6A" w:themeColor="accent4" w:themeShade="80"/>
          <w:sz w:val="22"/>
          <w:szCs w:val="22"/>
        </w:rPr>
        <w:t xml:space="preserve"> </w:t>
      </w:r>
      <w:r w:rsidRPr="00CE4FC5">
        <w:rPr>
          <w:rFonts w:asciiTheme="minorBidi" w:eastAsiaTheme="majorEastAsia" w:hAnsiTheme="minorBidi" w:cstheme="minorBidi"/>
          <w:color w:val="074F6A" w:themeColor="accent4" w:themeShade="80"/>
          <w:sz w:val="22"/>
          <w:szCs w:val="22"/>
        </w:rPr>
        <w:t>point about the order of clusters in hierarchical clustering, we recognize that the clustering order does not always accurately represent evolutionary relationships. Therefore, we have placed greater emphasis on using the phylogenetic trees from various methods (CPE, protein sequence, TM-</w:t>
      </w:r>
      <w:proofErr w:type="spellStart"/>
      <w:r w:rsidRPr="00CE4FC5">
        <w:rPr>
          <w:rFonts w:asciiTheme="minorBidi" w:eastAsiaTheme="majorEastAsia" w:hAnsiTheme="minorBidi" w:cstheme="minorBidi"/>
          <w:color w:val="074F6A" w:themeColor="accent4" w:themeShade="80"/>
          <w:sz w:val="22"/>
          <w:szCs w:val="22"/>
        </w:rPr>
        <w:t>Vec</w:t>
      </w:r>
      <w:proofErr w:type="spellEnd"/>
      <w:r w:rsidRPr="00CE4FC5">
        <w:rPr>
          <w:rFonts w:asciiTheme="minorBidi" w:eastAsiaTheme="majorEastAsia" w:hAnsiTheme="minorBidi" w:cstheme="minorBidi"/>
          <w:color w:val="074F6A" w:themeColor="accent4" w:themeShade="80"/>
          <w:sz w:val="22"/>
          <w:szCs w:val="22"/>
        </w:rPr>
        <w:t>, SPE, RMSD, and TM-Score) to assess the relationships between these virus groups. In particular, the phylogenetic trees allow us to more accurately examine the similarity among SARS-CoV, SARS-CoV-2, and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w:t>
      </w:r>
    </w:p>
    <w:p w14:paraId="35608F7C" w14:textId="09DD38EA" w:rsidR="00E550A1" w:rsidRDefault="00CE4FC5" w:rsidP="004E3FB3">
      <w:pPr>
        <w:jc w:val="lowKashida"/>
        <w:rPr>
          <w:rFonts w:asciiTheme="minorBidi" w:eastAsiaTheme="majorEastAsia" w:hAnsiTheme="minorBidi" w:cstheme="minorBidi"/>
          <w:color w:val="074F6A" w:themeColor="accent4" w:themeShade="80"/>
          <w:sz w:val="22"/>
          <w:szCs w:val="22"/>
        </w:rPr>
      </w:pPr>
      <w:r w:rsidRPr="00CE4FC5">
        <w:rPr>
          <w:rFonts w:asciiTheme="minorBidi" w:eastAsiaTheme="majorEastAsia" w:hAnsiTheme="minorBidi" w:cstheme="minorBidi"/>
          <w:color w:val="074F6A" w:themeColor="accent4" w:themeShade="80"/>
          <w:sz w:val="22"/>
          <w:szCs w:val="22"/>
        </w:rPr>
        <w:t>Additionally, we computed the average distance between these three virus groups across all five methods—SPE, CPE, Sequence similarity-based, TM-</w:t>
      </w:r>
      <w:proofErr w:type="spellStart"/>
      <w:r w:rsidRPr="00CE4FC5">
        <w:rPr>
          <w:rFonts w:asciiTheme="minorBidi" w:eastAsiaTheme="majorEastAsia" w:hAnsiTheme="minorBidi" w:cstheme="minorBidi"/>
          <w:color w:val="074F6A" w:themeColor="accent4" w:themeShade="80"/>
          <w:sz w:val="22"/>
          <w:szCs w:val="22"/>
        </w:rPr>
        <w:t>Vec</w:t>
      </w:r>
      <w:proofErr w:type="spellEnd"/>
      <w:r w:rsidRPr="00CE4FC5">
        <w:rPr>
          <w:rFonts w:asciiTheme="minorBidi" w:eastAsiaTheme="majorEastAsia" w:hAnsiTheme="minorBidi" w:cstheme="minorBidi"/>
          <w:color w:val="074F6A" w:themeColor="accent4" w:themeShade="80"/>
          <w:sz w:val="22"/>
          <w:szCs w:val="22"/>
        </w:rPr>
        <w:t>, and RMSD—to ensure consistency in our findings. All methods consistently show that SARS-CoV-2 is more closely related to SARS-CoV than to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xml:space="preserve"> (</w:t>
      </w:r>
      <w:r w:rsidR="007F098A">
        <w:rPr>
          <w:rFonts w:asciiTheme="minorBidi" w:eastAsiaTheme="majorEastAsia" w:hAnsiTheme="minorBidi" w:cstheme="minorBidi"/>
          <w:color w:val="074F6A" w:themeColor="accent4" w:themeShade="80"/>
          <w:sz w:val="22"/>
          <w:szCs w:val="22"/>
        </w:rPr>
        <w:t xml:space="preserve">new </w:t>
      </w:r>
      <w:r w:rsidRPr="00CE4FC5">
        <w:rPr>
          <w:rFonts w:asciiTheme="minorBidi" w:eastAsiaTheme="majorEastAsia" w:hAnsiTheme="minorBidi" w:cstheme="minorBidi"/>
          <w:b/>
          <w:bCs/>
          <w:color w:val="074F6A" w:themeColor="accent4" w:themeShade="80"/>
          <w:sz w:val="22"/>
          <w:szCs w:val="22"/>
        </w:rPr>
        <w:t>Fig. 10I</w:t>
      </w:r>
      <w:r w:rsidRPr="00CE4FC5">
        <w:rPr>
          <w:rFonts w:asciiTheme="minorBidi" w:eastAsiaTheme="majorEastAsia" w:hAnsiTheme="minorBidi" w:cstheme="minorBidi"/>
          <w:color w:val="074F6A" w:themeColor="accent4" w:themeShade="80"/>
          <w:sz w:val="22"/>
          <w:szCs w:val="22"/>
        </w:rPr>
        <w:t>). Furthermore, the distance between the SARS-CoV-2 and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xml:space="preserve"> groups is nearly identical to the distance between SARS-CoV and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confirming that both groups are similarly distant from MERS-</w:t>
      </w:r>
      <w:proofErr w:type="spellStart"/>
      <w:r w:rsidRPr="00CE4FC5">
        <w:rPr>
          <w:rFonts w:asciiTheme="minorBidi" w:eastAsiaTheme="majorEastAsia" w:hAnsiTheme="minorBidi" w:cstheme="minorBidi"/>
          <w:color w:val="074F6A" w:themeColor="accent4" w:themeShade="80"/>
          <w:sz w:val="22"/>
          <w:szCs w:val="22"/>
        </w:rPr>
        <w:t>CoV</w:t>
      </w:r>
      <w:proofErr w:type="spellEnd"/>
      <w:r w:rsidRPr="00CE4FC5">
        <w:rPr>
          <w:rFonts w:asciiTheme="minorBidi" w:eastAsiaTheme="majorEastAsia" w:hAnsiTheme="minorBidi" w:cstheme="minorBidi"/>
          <w:color w:val="074F6A" w:themeColor="accent4" w:themeShade="80"/>
          <w:sz w:val="22"/>
          <w:szCs w:val="22"/>
        </w:rPr>
        <w:t>. </w:t>
      </w:r>
    </w:p>
    <w:p w14:paraId="6DB9DA46" w14:textId="77777777" w:rsidR="004E3FB3" w:rsidRPr="00CE4FC5" w:rsidRDefault="004E3FB3" w:rsidP="004E3FB3">
      <w:pPr>
        <w:jc w:val="lowKashida"/>
        <w:rPr>
          <w:rFonts w:asciiTheme="minorBidi" w:eastAsiaTheme="majorEastAsia" w:hAnsiTheme="minorBidi" w:cstheme="minorBidi"/>
          <w:color w:val="074F6A" w:themeColor="accent4" w:themeShade="80"/>
          <w:sz w:val="22"/>
          <w:szCs w:val="22"/>
        </w:rPr>
      </w:pPr>
    </w:p>
    <w:p w14:paraId="13DA8852" w14:textId="546D6A47" w:rsidR="00CE4FC5" w:rsidRPr="00CE4FC5" w:rsidRDefault="00E550A1" w:rsidP="00E550A1">
      <w:pPr>
        <w:rPr>
          <w:rFonts w:asciiTheme="minorBidi" w:hAnsiTheme="minorBidi" w:cstheme="minorBidi"/>
          <w:color w:val="074F6A" w:themeColor="accent4" w:themeShade="80"/>
          <w:sz w:val="20"/>
          <w:szCs w:val="20"/>
        </w:rPr>
      </w:pPr>
      <w:r w:rsidRPr="00E550A1">
        <w:rPr>
          <w:rFonts w:asciiTheme="minorBidi" w:hAnsiTheme="minorBidi" w:cstheme="minorBidi"/>
          <w:b/>
          <w:bCs/>
          <w:color w:val="074F6A" w:themeColor="accent4" w:themeShade="80"/>
          <w:sz w:val="20"/>
          <w:szCs w:val="20"/>
        </w:rPr>
        <w:t xml:space="preserve">Table 4 | </w:t>
      </w:r>
      <w:r w:rsidRPr="00E550A1">
        <w:rPr>
          <w:rFonts w:asciiTheme="minorBidi" w:hAnsiTheme="minorBidi" w:cstheme="minorBidi"/>
          <w:color w:val="074F6A" w:themeColor="accent4" w:themeShade="80"/>
          <w:sz w:val="20"/>
          <w:szCs w:val="20"/>
        </w:rPr>
        <w:t>Comparison of clustering results using Adjusted Rand Index (ARI)</w:t>
      </w:r>
      <w:r w:rsidR="00CE4FC5" w:rsidRPr="00CE4FC5">
        <w:rPr>
          <w:rFonts w:asciiTheme="minorBidi" w:eastAsiaTheme="majorEastAsia" w:hAnsiTheme="minorBidi" w:cstheme="minorBidi"/>
          <w:color w:val="074F6A" w:themeColor="accent4" w:themeShade="80"/>
          <w:sz w:val="22"/>
          <w:szCs w:val="22"/>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112"/>
        <w:gridCol w:w="1735"/>
        <w:gridCol w:w="1012"/>
        <w:gridCol w:w="645"/>
      </w:tblGrid>
      <w:tr w:rsidR="00CE4FC5" w:rsidRPr="00CE4FC5" w14:paraId="5C964383" w14:textId="77777777" w:rsidTr="00CE4FC5">
        <w:trPr>
          <w:trHeight w:val="282"/>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AC711B"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7BDEF2"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249DFE"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Cut Tree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CDD5F6"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ARI</w:t>
            </w:r>
          </w:p>
        </w:tc>
      </w:tr>
      <w:tr w:rsidR="00CE4FC5" w:rsidRPr="00CE4FC5" w14:paraId="34A4113C"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A8F041"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CPE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15A429"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Sequence-Based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479BBA"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2DF887"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0.95</w:t>
            </w:r>
          </w:p>
        </w:tc>
      </w:tr>
      <w:tr w:rsidR="00CE4FC5" w:rsidRPr="00CE4FC5" w14:paraId="328509C1"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35FB7F"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MSA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FE02AA"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Sequence-Based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B91131"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 xml:space="preserve">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D5720C"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 xml:space="preserve"> 0.49</w:t>
            </w:r>
          </w:p>
        </w:tc>
      </w:tr>
      <w:tr w:rsidR="00CE4FC5" w:rsidRPr="00CE4FC5" w14:paraId="6D817FF1"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A95952" w14:textId="52CD409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TM-</w:t>
            </w:r>
            <w:proofErr w:type="spellStart"/>
            <w:r w:rsidRPr="00CE4FC5">
              <w:rPr>
                <w:rFonts w:asciiTheme="minorBidi" w:eastAsiaTheme="majorEastAsia" w:hAnsiTheme="minorBidi" w:cstheme="minorBidi"/>
                <w:b/>
                <w:bCs/>
                <w:color w:val="074F6A" w:themeColor="accent4" w:themeShade="80"/>
                <w:sz w:val="20"/>
                <w:szCs w:val="20"/>
              </w:rPr>
              <w:t>Vec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D47328"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Sequence-Based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52B39B"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C0EE43"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0.87</w:t>
            </w:r>
          </w:p>
        </w:tc>
      </w:tr>
      <w:tr w:rsidR="00CE4FC5" w:rsidRPr="00CE4FC5" w14:paraId="48DB1A15" w14:textId="77777777" w:rsidTr="00CE4FC5">
        <w:trPr>
          <w:trHeight w:val="237"/>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162748"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SPE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EDA9D5"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Structure-Based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991E74"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322C52"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1.00</w:t>
            </w:r>
          </w:p>
        </w:tc>
      </w:tr>
      <w:tr w:rsidR="00CE4FC5" w:rsidRPr="00CE4FC5" w14:paraId="2E5121FB" w14:textId="77777777" w:rsidTr="00CE4FC5">
        <w:trPr>
          <w:trHeight w:val="24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47EBC"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RMSD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FEA360"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Structure-Based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CE72BE"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14A6D6"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0.73</w:t>
            </w:r>
          </w:p>
        </w:tc>
      </w:tr>
      <w:tr w:rsidR="00CE4FC5" w:rsidRPr="00CE4FC5" w14:paraId="47495C6B" w14:textId="77777777" w:rsidTr="00CE4FC5">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916389"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b/>
                <w:bCs/>
                <w:color w:val="074F6A" w:themeColor="accent4" w:themeShade="80"/>
                <w:sz w:val="20"/>
                <w:szCs w:val="20"/>
              </w:rPr>
              <w:t>TM-Score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A4784D"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Structure-Based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A813A4"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06431B" w14:textId="77777777" w:rsidR="00CE4FC5" w:rsidRPr="00CE4FC5" w:rsidRDefault="00CE4FC5" w:rsidP="00CE4FC5">
            <w:pPr>
              <w:jc w:val="lowKashida"/>
              <w:rPr>
                <w:rFonts w:asciiTheme="minorBidi" w:eastAsiaTheme="majorEastAsia" w:hAnsiTheme="minorBidi" w:cstheme="minorBidi"/>
                <w:color w:val="074F6A" w:themeColor="accent4" w:themeShade="80"/>
                <w:sz w:val="20"/>
                <w:szCs w:val="20"/>
              </w:rPr>
            </w:pPr>
            <w:r w:rsidRPr="00CE4FC5">
              <w:rPr>
                <w:rFonts w:asciiTheme="minorBidi" w:eastAsiaTheme="majorEastAsia" w:hAnsiTheme="minorBidi" w:cstheme="minorBidi"/>
                <w:color w:val="074F6A" w:themeColor="accent4" w:themeShade="80"/>
                <w:sz w:val="20"/>
                <w:szCs w:val="20"/>
              </w:rPr>
              <w:t>0.56</w:t>
            </w:r>
          </w:p>
        </w:tc>
      </w:tr>
    </w:tbl>
    <w:p w14:paraId="646B4737" w14:textId="77777777"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p>
    <w:p w14:paraId="0297FABA" w14:textId="6415C146"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r w:rsidRPr="00CE4FC5">
        <w:rPr>
          <w:rFonts w:asciiTheme="minorBidi" w:eastAsiaTheme="majorEastAsia" w:hAnsiTheme="minorBidi" w:cstheme="minorBidi"/>
          <w:color w:val="074F6A" w:themeColor="accent4" w:themeShade="80"/>
          <w:sz w:val="22"/>
          <w:szCs w:val="22"/>
        </w:rPr>
        <w:lastRenderedPageBreak/>
        <w:fldChar w:fldCharType="begin"/>
      </w:r>
      <w:r w:rsidRPr="00CE4FC5">
        <w:rPr>
          <w:rFonts w:asciiTheme="minorBidi" w:eastAsiaTheme="majorEastAsia" w:hAnsiTheme="minorBidi" w:cstheme="minorBidi"/>
          <w:color w:val="074F6A" w:themeColor="accent4" w:themeShade="80"/>
          <w:sz w:val="22"/>
          <w:szCs w:val="22"/>
        </w:rPr>
        <w:instrText xml:space="preserve"> INCLUDEPICTURE "https://lh7-rt.googleusercontent.com/docsz/AD_4nXevR81562SSyrIK2Q6wYJmbroqK4yJEizRBMIaIMEDP6mb3sDwW62rIxKLZBIRv4QgFWkIONybxBxcj7yWiXp7fiMO33nb6JvEGNzU_Jgv21VSRDcU1kSqQRU2A46-SvnBSzTxfs1YXrzXDUYbTx3htnbTM?key=TFaiXVW5XhwRlL5MgHWPJg" \* MERGEFORMATINET </w:instrText>
      </w:r>
      <w:r w:rsidRPr="00CE4FC5">
        <w:rPr>
          <w:rFonts w:asciiTheme="minorBidi" w:eastAsiaTheme="majorEastAsia" w:hAnsiTheme="minorBidi" w:cstheme="minorBidi"/>
          <w:color w:val="074F6A" w:themeColor="accent4" w:themeShade="80"/>
          <w:sz w:val="22"/>
          <w:szCs w:val="22"/>
        </w:rPr>
        <w:fldChar w:fldCharType="separate"/>
      </w:r>
      <w:r w:rsidRPr="00CE4FC5">
        <w:rPr>
          <w:rFonts w:asciiTheme="minorBidi" w:eastAsiaTheme="majorEastAsia" w:hAnsiTheme="minorBidi" w:cstheme="minorBidi"/>
          <w:noProof/>
          <w:color w:val="074F6A" w:themeColor="accent4" w:themeShade="80"/>
          <w:sz w:val="22"/>
          <w:szCs w:val="22"/>
        </w:rPr>
        <w:drawing>
          <wp:inline distT="0" distB="0" distL="0" distR="0" wp14:anchorId="04D1FC8A" wp14:editId="2733C0C4">
            <wp:extent cx="5943600" cy="3343275"/>
            <wp:effectExtent l="0" t="0" r="0" b="0"/>
            <wp:docPr id="1888076439" name="Picture 13" descr="A collage of different types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76439" name="Picture 13" descr="A collage of different types of graph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CE4FC5">
        <w:rPr>
          <w:rFonts w:asciiTheme="minorBidi" w:eastAsiaTheme="majorEastAsia" w:hAnsiTheme="minorBidi" w:cstheme="minorBidi"/>
          <w:color w:val="074F6A" w:themeColor="accent4" w:themeShade="80"/>
          <w:sz w:val="22"/>
          <w:szCs w:val="22"/>
        </w:rPr>
        <w:fldChar w:fldCharType="end"/>
      </w:r>
    </w:p>
    <w:p w14:paraId="1B7A5AB5" w14:textId="77777777" w:rsidR="00CE4FC5" w:rsidRPr="00CE4FC5" w:rsidRDefault="00CE4FC5" w:rsidP="00CE4FC5">
      <w:pPr>
        <w:jc w:val="lowKashida"/>
        <w:rPr>
          <w:rFonts w:asciiTheme="minorBidi" w:eastAsiaTheme="majorEastAsia" w:hAnsiTheme="minorBidi" w:cstheme="minorBidi"/>
          <w:color w:val="074F6A" w:themeColor="accent4" w:themeShade="80"/>
          <w:sz w:val="22"/>
          <w:szCs w:val="22"/>
        </w:rPr>
      </w:pPr>
    </w:p>
    <w:p w14:paraId="6C41C759" w14:textId="77777777" w:rsidR="00E550A1" w:rsidRPr="00E550A1" w:rsidRDefault="00E550A1" w:rsidP="00E550A1">
      <w:pPr>
        <w:pBdr>
          <w:top w:val="nil"/>
          <w:left w:val="nil"/>
          <w:bottom w:val="nil"/>
          <w:right w:val="nil"/>
          <w:between w:val="nil"/>
        </w:pBdr>
        <w:spacing w:after="200"/>
        <w:ind w:right="1559"/>
        <w:jc w:val="lowKashida"/>
        <w:rPr>
          <w:rFonts w:asciiTheme="minorBidi" w:hAnsiTheme="minorBidi" w:cstheme="minorBidi"/>
          <w:iCs/>
          <w:color w:val="074F6A" w:themeColor="accent4" w:themeShade="80"/>
          <w:sz w:val="20"/>
          <w:szCs w:val="20"/>
        </w:rPr>
      </w:pPr>
      <w:r w:rsidRPr="00E550A1">
        <w:rPr>
          <w:rFonts w:asciiTheme="minorBidi" w:hAnsiTheme="minorBidi" w:cstheme="minorBidi"/>
          <w:b/>
          <w:bCs/>
          <w:iCs/>
          <w:color w:val="074F6A" w:themeColor="accent4" w:themeShade="80"/>
          <w:sz w:val="20"/>
          <w:szCs w:val="20"/>
        </w:rPr>
        <w:t>Fig. 10 | Clustering analysis of spike glycoprotein structures from SARS-CoV, SARS-CoV-2, and MERS-</w:t>
      </w:r>
      <w:proofErr w:type="spellStart"/>
      <w:r w:rsidRPr="00E550A1">
        <w:rPr>
          <w:rFonts w:asciiTheme="minorBidi" w:hAnsiTheme="minorBidi" w:cstheme="minorBidi"/>
          <w:b/>
          <w:bCs/>
          <w:iCs/>
          <w:color w:val="074F6A" w:themeColor="accent4" w:themeShade="80"/>
          <w:sz w:val="20"/>
          <w:szCs w:val="20"/>
        </w:rPr>
        <w:t>CoV</w:t>
      </w:r>
      <w:proofErr w:type="spellEnd"/>
      <w:r w:rsidRPr="00E550A1">
        <w:rPr>
          <w:rFonts w:asciiTheme="minorBidi" w:hAnsiTheme="minorBidi" w:cstheme="minorBidi"/>
          <w:b/>
          <w:bCs/>
          <w:iCs/>
          <w:color w:val="074F6A" w:themeColor="accent4" w:themeShade="80"/>
          <w:sz w:val="20"/>
          <w:szCs w:val="20"/>
        </w:rPr>
        <w:t>.</w:t>
      </w:r>
      <w:r w:rsidRPr="00E550A1">
        <w:rPr>
          <w:rFonts w:asciiTheme="minorBidi" w:hAnsiTheme="minorBidi" w:cstheme="minorBidi"/>
          <w:iCs/>
          <w:color w:val="074F6A" w:themeColor="accent4" w:themeShade="80"/>
          <w:sz w:val="20"/>
          <w:szCs w:val="20"/>
        </w:rPr>
        <w:t xml:space="preserve"> The dendrograms depict the clustering of spike glycoprotein structures from the three viruses: SARS-CoV, SARS-CoV-2, and MERS-</w:t>
      </w:r>
      <w:proofErr w:type="spellStart"/>
      <w:r w:rsidRPr="00E550A1">
        <w:rPr>
          <w:rFonts w:asciiTheme="minorBidi" w:hAnsiTheme="minorBidi" w:cstheme="minorBidi"/>
          <w:iCs/>
          <w:color w:val="074F6A" w:themeColor="accent4" w:themeShade="80"/>
          <w:sz w:val="20"/>
          <w:szCs w:val="20"/>
        </w:rPr>
        <w:t>CoV</w:t>
      </w:r>
      <w:proofErr w:type="spellEnd"/>
      <w:r w:rsidRPr="00E550A1">
        <w:rPr>
          <w:rFonts w:asciiTheme="minorBidi" w:hAnsiTheme="minorBidi" w:cstheme="minorBidi"/>
          <w:iCs/>
          <w:color w:val="074F6A" w:themeColor="accent4" w:themeShade="80"/>
          <w:sz w:val="20"/>
          <w:szCs w:val="20"/>
        </w:rPr>
        <w:t xml:space="preserve">. The clustering is based on pairwise distances calculated from different methods: </w:t>
      </w:r>
      <w:r w:rsidRPr="00E550A1">
        <w:rPr>
          <w:rFonts w:asciiTheme="minorBidi" w:hAnsiTheme="minorBidi" w:cstheme="minorBidi"/>
          <w:b/>
          <w:bCs/>
          <w:iCs/>
          <w:color w:val="074F6A" w:themeColor="accent4" w:themeShade="80"/>
          <w:sz w:val="20"/>
          <w:szCs w:val="20"/>
        </w:rPr>
        <w:t>A)</w:t>
      </w:r>
      <w:r w:rsidRPr="00E550A1">
        <w:rPr>
          <w:rFonts w:asciiTheme="minorBidi" w:hAnsiTheme="minorBidi" w:cstheme="minorBidi"/>
          <w:iCs/>
          <w:color w:val="074F6A" w:themeColor="accent4" w:themeShade="80"/>
          <w:sz w:val="20"/>
          <w:szCs w:val="20"/>
        </w:rPr>
        <w:t xml:space="preserve"> CPE, </w:t>
      </w:r>
      <w:r w:rsidRPr="00E550A1">
        <w:rPr>
          <w:rFonts w:asciiTheme="minorBidi" w:hAnsiTheme="minorBidi" w:cstheme="minorBidi"/>
          <w:b/>
          <w:bCs/>
          <w:iCs/>
          <w:color w:val="074F6A" w:themeColor="accent4" w:themeShade="80"/>
          <w:sz w:val="20"/>
          <w:szCs w:val="20"/>
        </w:rPr>
        <w:t>B)</w:t>
      </w:r>
      <w:r w:rsidRPr="00E550A1">
        <w:rPr>
          <w:rFonts w:asciiTheme="minorBidi" w:hAnsiTheme="minorBidi" w:cstheme="minorBidi"/>
          <w:iCs/>
          <w:color w:val="074F6A" w:themeColor="accent4" w:themeShade="80"/>
          <w:sz w:val="20"/>
          <w:szCs w:val="20"/>
        </w:rPr>
        <w:t xml:space="preserve"> protein sequence, </w:t>
      </w:r>
      <w:r w:rsidRPr="00E550A1">
        <w:rPr>
          <w:rFonts w:asciiTheme="minorBidi" w:hAnsiTheme="minorBidi" w:cstheme="minorBidi"/>
          <w:b/>
          <w:bCs/>
          <w:iCs/>
          <w:color w:val="074F6A" w:themeColor="accent4" w:themeShade="80"/>
          <w:sz w:val="20"/>
          <w:szCs w:val="20"/>
        </w:rPr>
        <w:t>C)</w:t>
      </w:r>
      <w:r w:rsidRPr="00E550A1">
        <w:rPr>
          <w:rFonts w:asciiTheme="minorBidi" w:hAnsiTheme="minorBidi" w:cstheme="minorBidi"/>
          <w:iCs/>
          <w:color w:val="074F6A" w:themeColor="accent4" w:themeShade="80"/>
          <w:sz w:val="20"/>
          <w:szCs w:val="20"/>
        </w:rPr>
        <w:t xml:space="preserve"> TM-</w:t>
      </w:r>
      <w:proofErr w:type="spellStart"/>
      <w:r w:rsidRPr="00E550A1">
        <w:rPr>
          <w:rFonts w:asciiTheme="minorBidi" w:hAnsiTheme="minorBidi" w:cstheme="minorBidi"/>
          <w:iCs/>
          <w:color w:val="074F6A" w:themeColor="accent4" w:themeShade="80"/>
          <w:sz w:val="20"/>
          <w:szCs w:val="20"/>
        </w:rPr>
        <w:t>Vec</w:t>
      </w:r>
      <w:proofErr w:type="spellEnd"/>
      <w:r w:rsidRPr="00E550A1">
        <w:rPr>
          <w:rFonts w:asciiTheme="minorBidi" w:hAnsiTheme="minorBidi" w:cstheme="minorBidi"/>
          <w:iCs/>
          <w:color w:val="074F6A" w:themeColor="accent4" w:themeShade="80"/>
          <w:sz w:val="20"/>
          <w:szCs w:val="20"/>
        </w:rPr>
        <w:t xml:space="preserve">, </w:t>
      </w:r>
      <w:r w:rsidRPr="00E550A1">
        <w:rPr>
          <w:rFonts w:asciiTheme="minorBidi" w:hAnsiTheme="minorBidi" w:cstheme="minorBidi"/>
          <w:b/>
          <w:bCs/>
          <w:iCs/>
          <w:color w:val="074F6A" w:themeColor="accent4" w:themeShade="80"/>
          <w:sz w:val="20"/>
          <w:szCs w:val="20"/>
        </w:rPr>
        <w:t>D)</w:t>
      </w:r>
      <w:r w:rsidRPr="00E550A1">
        <w:rPr>
          <w:rFonts w:asciiTheme="minorBidi" w:hAnsiTheme="minorBidi" w:cstheme="minorBidi"/>
          <w:iCs/>
          <w:color w:val="074F6A" w:themeColor="accent4" w:themeShade="80"/>
          <w:sz w:val="20"/>
          <w:szCs w:val="20"/>
        </w:rPr>
        <w:t xml:space="preserve"> SPE, </w:t>
      </w:r>
      <w:r w:rsidRPr="00E550A1">
        <w:rPr>
          <w:rFonts w:asciiTheme="minorBidi" w:hAnsiTheme="minorBidi" w:cstheme="minorBidi"/>
          <w:b/>
          <w:bCs/>
          <w:iCs/>
          <w:color w:val="074F6A" w:themeColor="accent4" w:themeShade="80"/>
          <w:sz w:val="20"/>
          <w:szCs w:val="20"/>
        </w:rPr>
        <w:t>E)</w:t>
      </w:r>
      <w:r w:rsidRPr="00E550A1">
        <w:rPr>
          <w:rFonts w:asciiTheme="minorBidi" w:hAnsiTheme="minorBidi" w:cstheme="minorBidi"/>
          <w:iCs/>
          <w:color w:val="074F6A" w:themeColor="accent4" w:themeShade="80"/>
          <w:sz w:val="20"/>
          <w:szCs w:val="20"/>
        </w:rPr>
        <w:t xml:space="preserve"> RMSD, and </w:t>
      </w:r>
      <w:r w:rsidRPr="00E550A1">
        <w:rPr>
          <w:rFonts w:asciiTheme="minorBidi" w:hAnsiTheme="minorBidi" w:cstheme="minorBidi"/>
          <w:b/>
          <w:bCs/>
          <w:iCs/>
          <w:color w:val="074F6A" w:themeColor="accent4" w:themeShade="80"/>
          <w:sz w:val="20"/>
          <w:szCs w:val="20"/>
        </w:rPr>
        <w:t>F)</w:t>
      </w:r>
      <w:r w:rsidRPr="00E550A1">
        <w:rPr>
          <w:rFonts w:asciiTheme="minorBidi" w:hAnsiTheme="minorBidi" w:cstheme="minorBidi"/>
          <w:iCs/>
          <w:color w:val="074F6A" w:themeColor="accent4" w:themeShade="80"/>
          <w:sz w:val="20"/>
          <w:szCs w:val="20"/>
        </w:rPr>
        <w:t xml:space="preserve"> TM-Score. The leaves of each tree are color-coded to indicate the originating virus for each spike glycoprotein structure. </w:t>
      </w:r>
      <w:r w:rsidRPr="00E550A1">
        <w:rPr>
          <w:rFonts w:asciiTheme="minorBidi" w:hAnsiTheme="minorBidi" w:cstheme="minorBidi"/>
          <w:b/>
          <w:bCs/>
          <w:iCs/>
          <w:color w:val="074F6A" w:themeColor="accent4" w:themeShade="80"/>
          <w:sz w:val="20"/>
          <w:szCs w:val="20"/>
        </w:rPr>
        <w:t>G)</w:t>
      </w:r>
      <w:r w:rsidRPr="00E550A1">
        <w:rPr>
          <w:rFonts w:asciiTheme="minorBidi" w:hAnsiTheme="minorBidi" w:cstheme="minorBidi"/>
          <w:iCs/>
          <w:color w:val="074F6A" w:themeColor="accent4" w:themeShade="80"/>
          <w:sz w:val="20"/>
          <w:szCs w:val="20"/>
        </w:rPr>
        <w:t xml:space="preserve"> Displays the ARI values for each method, </w:t>
      </w:r>
      <w:commentRangeStart w:id="4"/>
      <w:r w:rsidRPr="00E550A1">
        <w:rPr>
          <w:rFonts w:asciiTheme="minorBidi" w:hAnsiTheme="minorBidi" w:cstheme="minorBidi"/>
          <w:b/>
          <w:bCs/>
          <w:iCs/>
          <w:color w:val="074F6A" w:themeColor="accent4" w:themeShade="80"/>
          <w:sz w:val="20"/>
          <w:szCs w:val="20"/>
        </w:rPr>
        <w:t>H)</w:t>
      </w:r>
      <w:r w:rsidRPr="00E550A1">
        <w:rPr>
          <w:rFonts w:asciiTheme="minorBidi" w:hAnsiTheme="minorBidi" w:cstheme="minorBidi"/>
          <w:iCs/>
          <w:color w:val="074F6A" w:themeColor="accent4" w:themeShade="80"/>
          <w:sz w:val="20"/>
          <w:szCs w:val="20"/>
        </w:rPr>
        <w:t xml:space="preserve"> shows the running time associated with each method, and</w:t>
      </w:r>
      <w:commentRangeEnd w:id="4"/>
      <w:r w:rsidR="00AF35AB">
        <w:rPr>
          <w:rStyle w:val="CommentReference"/>
        </w:rPr>
        <w:commentReference w:id="4"/>
      </w:r>
      <w:r w:rsidRPr="00E550A1">
        <w:rPr>
          <w:rFonts w:asciiTheme="minorBidi" w:hAnsiTheme="minorBidi" w:cstheme="minorBidi"/>
          <w:iCs/>
          <w:color w:val="074F6A" w:themeColor="accent4" w:themeShade="80"/>
          <w:sz w:val="20"/>
          <w:szCs w:val="20"/>
        </w:rPr>
        <w:t xml:space="preserve"> </w:t>
      </w:r>
      <w:r w:rsidRPr="00E550A1">
        <w:rPr>
          <w:rFonts w:asciiTheme="minorBidi" w:hAnsiTheme="minorBidi" w:cstheme="minorBidi"/>
          <w:b/>
          <w:bCs/>
          <w:iCs/>
          <w:color w:val="074F6A" w:themeColor="accent4" w:themeShade="80"/>
          <w:sz w:val="20"/>
          <w:szCs w:val="20"/>
        </w:rPr>
        <w:t>I)</w:t>
      </w:r>
      <w:r w:rsidRPr="00E550A1">
        <w:rPr>
          <w:rFonts w:asciiTheme="minorBidi" w:hAnsiTheme="minorBidi" w:cstheme="minorBidi"/>
          <w:iCs/>
          <w:color w:val="074F6A" w:themeColor="accent4" w:themeShade="80"/>
          <w:sz w:val="20"/>
          <w:szCs w:val="20"/>
        </w:rPr>
        <w:t xml:space="preserve"> presents the average distance between the three virus groups as calculated by each method.</w:t>
      </w:r>
    </w:p>
    <w:p w14:paraId="47222F8A" w14:textId="77777777" w:rsidR="00B24E13" w:rsidRDefault="00B24E13" w:rsidP="00CE4FC5">
      <w:pPr>
        <w:jc w:val="lowKashida"/>
        <w:rPr>
          <w:rFonts w:asciiTheme="minorBidi" w:hAnsiTheme="minorBidi" w:cstheme="minorBidi"/>
          <w:sz w:val="22"/>
          <w:szCs w:val="22"/>
        </w:rPr>
      </w:pPr>
    </w:p>
    <w:p w14:paraId="5ADC8DD5" w14:textId="230B5ADB" w:rsidR="00B24E13" w:rsidRPr="00B24E13" w:rsidRDefault="00B24E13" w:rsidP="00B24E13">
      <w:pPr>
        <w:jc w:val="lowKashida"/>
        <w:rPr>
          <w:rFonts w:asciiTheme="minorBidi" w:hAnsiTheme="minorBidi" w:cstheme="minorBidi"/>
          <w:sz w:val="22"/>
          <w:szCs w:val="22"/>
        </w:rPr>
      </w:pPr>
      <w:r w:rsidRPr="00B24E13">
        <w:rPr>
          <w:rFonts w:asciiTheme="minorBidi" w:hAnsiTheme="minorBidi" w:cstheme="minorBidi"/>
          <w:sz w:val="22"/>
          <w:szCs w:val="22"/>
        </w:rPr>
        <w:t xml:space="preserve">5) In </w:t>
      </w:r>
      <w:r w:rsidR="00A13E75">
        <w:rPr>
          <w:rFonts w:asciiTheme="minorBidi" w:hAnsiTheme="minorBidi" w:cstheme="minorBidi"/>
          <w:sz w:val="22"/>
          <w:szCs w:val="22"/>
        </w:rPr>
        <w:t xml:space="preserve">new </w:t>
      </w:r>
      <w:r w:rsidRPr="00B24E13">
        <w:rPr>
          <w:rFonts w:asciiTheme="minorBidi" w:hAnsiTheme="minorBidi" w:cstheme="minorBidi"/>
          <w:sz w:val="22"/>
          <w:szCs w:val="22"/>
        </w:rPr>
        <w:t>Figure 7, TM-</w:t>
      </w:r>
      <w:proofErr w:type="spellStart"/>
      <w:r w:rsidRPr="00B24E13">
        <w:rPr>
          <w:rFonts w:asciiTheme="minorBidi" w:hAnsiTheme="minorBidi" w:cstheme="minorBidi"/>
          <w:sz w:val="22"/>
          <w:szCs w:val="22"/>
        </w:rPr>
        <w:t>Vec</w:t>
      </w:r>
      <w:proofErr w:type="spellEnd"/>
      <w:r w:rsidRPr="00B24E13">
        <w:rPr>
          <w:rFonts w:asciiTheme="minorBidi" w:hAnsiTheme="minorBidi" w:cstheme="minorBidi"/>
          <w:sz w:val="22"/>
          <w:szCs w:val="22"/>
        </w:rPr>
        <w:t xml:space="preserve"> seems to do a better job than SPE. The authors may want to provide summary statistics to compare the performance of the two methods.</w:t>
      </w:r>
    </w:p>
    <w:p w14:paraId="5A39FDEB" w14:textId="77777777" w:rsidR="00B24E13" w:rsidRPr="00B24E13" w:rsidRDefault="00B24E13" w:rsidP="00B24E13">
      <w:pPr>
        <w:jc w:val="lowKashida"/>
        <w:rPr>
          <w:rFonts w:asciiTheme="minorBidi" w:hAnsiTheme="minorBidi" w:cstheme="minorBidi"/>
          <w:sz w:val="22"/>
          <w:szCs w:val="22"/>
        </w:rPr>
      </w:pPr>
    </w:p>
    <w:p w14:paraId="3E8E7B50" w14:textId="271E8493" w:rsidR="00B24E13" w:rsidRPr="00E76499" w:rsidRDefault="00B24E13" w:rsidP="00B24E13">
      <w:pPr>
        <w:jc w:val="lowKashida"/>
        <w:rPr>
          <w:rFonts w:asciiTheme="minorBidi" w:hAnsiTheme="minorBidi" w:cstheme="minorBidi"/>
          <w:color w:val="074F6A" w:themeColor="accent4" w:themeShade="80"/>
          <w:sz w:val="22"/>
          <w:szCs w:val="22"/>
        </w:rPr>
      </w:pPr>
      <w:r w:rsidRPr="00B24E13">
        <w:rPr>
          <w:rFonts w:asciiTheme="minorBidi" w:hAnsiTheme="minorBidi" w:cstheme="minorBidi"/>
          <w:i/>
          <w:iCs/>
          <w:color w:val="074F6A" w:themeColor="accent4" w:themeShade="80"/>
          <w:sz w:val="22"/>
          <w:szCs w:val="22"/>
        </w:rPr>
        <w:t>ANSWER:</w:t>
      </w:r>
      <w:r w:rsidRPr="00B24E13">
        <w:rPr>
          <w:rFonts w:asciiTheme="minorBidi" w:hAnsiTheme="minorBidi" w:cstheme="minorBidi"/>
          <w:color w:val="074F6A" w:themeColor="accent4" w:themeShade="80"/>
          <w:sz w:val="22"/>
          <w:szCs w:val="22"/>
        </w:rPr>
        <w:t xml:space="preserve"> Thank you for your valuable comment. In line with the suggestion from </w:t>
      </w:r>
      <w:r w:rsidR="007808BB">
        <w:rPr>
          <w:rFonts w:asciiTheme="minorBidi" w:hAnsiTheme="minorBidi" w:cstheme="minorBidi"/>
          <w:b/>
          <w:bCs/>
          <w:color w:val="074F6A" w:themeColor="accent4" w:themeShade="80"/>
          <w:sz w:val="22"/>
          <w:szCs w:val="22"/>
        </w:rPr>
        <w:t xml:space="preserve">comment </w:t>
      </w:r>
      <w:r w:rsidRPr="00B24E13">
        <w:rPr>
          <w:rFonts w:asciiTheme="minorBidi" w:hAnsiTheme="minorBidi" w:cstheme="minorBidi"/>
          <w:b/>
          <w:bCs/>
          <w:color w:val="074F6A" w:themeColor="accent4" w:themeShade="80"/>
          <w:sz w:val="22"/>
          <w:szCs w:val="22"/>
        </w:rPr>
        <w:t>3</w:t>
      </w:r>
      <w:r w:rsidRPr="00B24E13">
        <w:rPr>
          <w:rFonts w:asciiTheme="minorBidi" w:hAnsiTheme="minorBidi" w:cstheme="minorBidi"/>
          <w:color w:val="074F6A" w:themeColor="accent4" w:themeShade="80"/>
          <w:sz w:val="22"/>
          <w:szCs w:val="22"/>
        </w:rPr>
        <w:t xml:space="preserve">, we have included the results for the </w:t>
      </w:r>
      <w:r w:rsidRPr="00B24E13">
        <w:rPr>
          <w:rFonts w:asciiTheme="minorBidi" w:hAnsiTheme="minorBidi" w:cstheme="minorBidi"/>
          <w:b/>
          <w:bCs/>
          <w:color w:val="074F6A" w:themeColor="accent4" w:themeShade="80"/>
          <w:sz w:val="22"/>
          <w:szCs w:val="22"/>
        </w:rPr>
        <w:t>CPE</w:t>
      </w:r>
      <w:r w:rsidRPr="00B24E13">
        <w:rPr>
          <w:rFonts w:asciiTheme="minorBidi" w:hAnsiTheme="minorBidi" w:cstheme="minorBidi"/>
          <w:color w:val="074F6A" w:themeColor="accent4" w:themeShade="80"/>
          <w:sz w:val="22"/>
          <w:szCs w:val="22"/>
        </w:rPr>
        <w:t xml:space="preserve"> method in the comparison. </w:t>
      </w:r>
      <w:r w:rsidRPr="00E76499">
        <w:rPr>
          <w:rFonts w:asciiTheme="minorBidi" w:hAnsiTheme="minorBidi" w:cstheme="minorBidi"/>
          <w:color w:val="074F6A" w:themeColor="accent4" w:themeShade="80"/>
          <w:sz w:val="22"/>
          <w:szCs w:val="22"/>
        </w:rPr>
        <w:t xml:space="preserve">To provide a comprehensive evaluation, we computed the average distances between proteins from each of the eight subfamily groups using three methods: </w:t>
      </w:r>
      <w:r w:rsidRPr="00A51A1E">
        <w:rPr>
          <w:rFonts w:asciiTheme="minorBidi" w:hAnsiTheme="minorBidi" w:cstheme="minorBidi"/>
          <w:color w:val="074F6A" w:themeColor="accent4" w:themeShade="80"/>
          <w:sz w:val="22"/>
          <w:szCs w:val="22"/>
        </w:rPr>
        <w:t>CPE, SPE, and TM-</w:t>
      </w:r>
      <w:proofErr w:type="spellStart"/>
      <w:r w:rsidRPr="00A51A1E">
        <w:rPr>
          <w:rFonts w:asciiTheme="minorBidi" w:hAnsiTheme="minorBidi" w:cstheme="minorBidi"/>
          <w:color w:val="074F6A" w:themeColor="accent4" w:themeShade="80"/>
          <w:sz w:val="22"/>
          <w:szCs w:val="22"/>
        </w:rPr>
        <w:t>Vec</w:t>
      </w:r>
      <w:proofErr w:type="spellEnd"/>
      <w:r w:rsidRPr="00E76499">
        <w:rPr>
          <w:rFonts w:asciiTheme="minorBidi" w:hAnsiTheme="minorBidi" w:cstheme="minorBidi"/>
          <w:color w:val="074F6A" w:themeColor="accent4" w:themeShade="80"/>
          <w:sz w:val="22"/>
          <w:szCs w:val="22"/>
        </w:rPr>
        <w:t xml:space="preserve">. These distance matrices were used to construct neighbor-joining phylogenetic trees, as shown in </w:t>
      </w:r>
      <w:r w:rsidR="00A13E75">
        <w:rPr>
          <w:rFonts w:asciiTheme="minorBidi" w:hAnsiTheme="minorBidi" w:cstheme="minorBidi"/>
          <w:color w:val="074F6A" w:themeColor="accent4" w:themeShade="80"/>
          <w:sz w:val="22"/>
          <w:szCs w:val="22"/>
        </w:rPr>
        <w:t xml:space="preserve">new </w:t>
      </w:r>
      <w:r w:rsidRPr="00E76499">
        <w:rPr>
          <w:rFonts w:asciiTheme="minorBidi" w:hAnsiTheme="minorBidi" w:cstheme="minorBidi"/>
          <w:b/>
          <w:bCs/>
          <w:color w:val="074F6A" w:themeColor="accent4" w:themeShade="80"/>
          <w:sz w:val="22"/>
          <w:szCs w:val="22"/>
        </w:rPr>
        <w:t>Fig</w:t>
      </w:r>
      <w:r>
        <w:rPr>
          <w:rFonts w:asciiTheme="minorBidi" w:hAnsiTheme="minorBidi" w:cstheme="minorBidi"/>
          <w:b/>
          <w:bCs/>
          <w:color w:val="074F6A" w:themeColor="accent4" w:themeShade="80"/>
          <w:sz w:val="22"/>
          <w:szCs w:val="22"/>
        </w:rPr>
        <w:t>.</w:t>
      </w:r>
      <w:r w:rsidRPr="00E76499">
        <w:rPr>
          <w:rFonts w:asciiTheme="minorBidi" w:hAnsiTheme="minorBidi" w:cstheme="minorBidi"/>
          <w:b/>
          <w:bCs/>
          <w:color w:val="074F6A" w:themeColor="accent4" w:themeShade="80"/>
          <w:sz w:val="22"/>
          <w:szCs w:val="22"/>
        </w:rPr>
        <w:t xml:space="preserve"> 9 C, E, and G</w:t>
      </w:r>
      <w:r w:rsidRPr="00E76499">
        <w:rPr>
          <w:rFonts w:asciiTheme="minorBidi" w:hAnsiTheme="minorBidi" w:cstheme="minorBidi"/>
          <w:color w:val="074F6A" w:themeColor="accent4" w:themeShade="80"/>
          <w:sz w:val="22"/>
          <w:szCs w:val="22"/>
        </w:rPr>
        <w:t xml:space="preserve">. To assess the accuracy of the subfamily arrangements, we compared the inferred phylogenetic trees with the manually annotated subfamily relationships, with color-coding corresponding to subgroups in </w:t>
      </w:r>
      <w:r w:rsidRPr="00E76499">
        <w:rPr>
          <w:rFonts w:asciiTheme="minorBidi" w:hAnsiTheme="minorBidi" w:cstheme="minorBidi"/>
          <w:b/>
          <w:bCs/>
          <w:color w:val="074F6A" w:themeColor="accent4" w:themeShade="80"/>
          <w:sz w:val="22"/>
          <w:szCs w:val="22"/>
        </w:rPr>
        <w:t>Fig</w:t>
      </w:r>
      <w:r>
        <w:rPr>
          <w:rFonts w:asciiTheme="minorBidi" w:hAnsiTheme="minorBidi" w:cstheme="minorBidi"/>
          <w:b/>
          <w:bCs/>
          <w:color w:val="074F6A" w:themeColor="accent4" w:themeShade="80"/>
          <w:sz w:val="22"/>
          <w:szCs w:val="22"/>
        </w:rPr>
        <w:t>.</w:t>
      </w:r>
      <w:r w:rsidRPr="00E76499">
        <w:rPr>
          <w:rFonts w:asciiTheme="minorBidi" w:hAnsiTheme="minorBidi" w:cstheme="minorBidi"/>
          <w:b/>
          <w:bCs/>
          <w:color w:val="074F6A" w:themeColor="accent4" w:themeShade="80"/>
          <w:sz w:val="22"/>
          <w:szCs w:val="22"/>
        </w:rPr>
        <w:t xml:space="preserve"> 9A</w:t>
      </w:r>
      <w:r w:rsidRPr="00E76499">
        <w:rPr>
          <w:rFonts w:asciiTheme="minorBidi" w:hAnsiTheme="minorBidi" w:cstheme="minorBidi"/>
          <w:color w:val="074F6A" w:themeColor="accent4" w:themeShade="80"/>
          <w:sz w:val="22"/>
          <w:szCs w:val="22"/>
        </w:rPr>
        <w:t xml:space="preserve">. The order of subgroups in the manually annotated network was then compared with the order produced by </w:t>
      </w:r>
      <w:r w:rsidRPr="0088522C">
        <w:rPr>
          <w:rFonts w:asciiTheme="minorBidi" w:hAnsiTheme="minorBidi" w:cstheme="minorBidi"/>
          <w:color w:val="074F6A" w:themeColor="accent4" w:themeShade="80"/>
          <w:sz w:val="22"/>
          <w:szCs w:val="22"/>
        </w:rPr>
        <w:t>SPE, TM-</w:t>
      </w:r>
      <w:proofErr w:type="spellStart"/>
      <w:r w:rsidRPr="0088522C">
        <w:rPr>
          <w:rFonts w:asciiTheme="minorBidi" w:hAnsiTheme="minorBidi" w:cstheme="minorBidi"/>
          <w:color w:val="074F6A" w:themeColor="accent4" w:themeShade="80"/>
          <w:sz w:val="22"/>
          <w:szCs w:val="22"/>
        </w:rPr>
        <w:t>Vec</w:t>
      </w:r>
      <w:proofErr w:type="spellEnd"/>
      <w:r w:rsidRPr="0088522C">
        <w:rPr>
          <w:rFonts w:asciiTheme="minorBidi" w:hAnsiTheme="minorBidi" w:cstheme="minorBidi"/>
          <w:color w:val="074F6A" w:themeColor="accent4" w:themeShade="80"/>
          <w:sz w:val="22"/>
          <w:szCs w:val="22"/>
        </w:rPr>
        <w:t>, and CP</w:t>
      </w:r>
      <w:r w:rsidRPr="00E76499">
        <w:rPr>
          <w:rFonts w:asciiTheme="minorBidi" w:hAnsiTheme="minorBidi" w:cstheme="minorBidi"/>
          <w:b/>
          <w:bCs/>
          <w:color w:val="074F6A" w:themeColor="accent4" w:themeShade="80"/>
          <w:sz w:val="22"/>
          <w:szCs w:val="22"/>
        </w:rPr>
        <w:t>E</w:t>
      </w:r>
      <w:r w:rsidRPr="00E76499">
        <w:rPr>
          <w:rFonts w:asciiTheme="minorBidi" w:hAnsiTheme="minorBidi" w:cstheme="minorBidi"/>
          <w:color w:val="074F6A" w:themeColor="accent4" w:themeShade="80"/>
          <w:sz w:val="22"/>
          <w:szCs w:val="22"/>
        </w:rPr>
        <w:t xml:space="preserve"> (</w:t>
      </w:r>
      <w:r w:rsidRPr="0088522C">
        <w:rPr>
          <w:rFonts w:asciiTheme="minorBidi" w:hAnsiTheme="minorBidi" w:cstheme="minorBidi"/>
          <w:b/>
          <w:bCs/>
          <w:color w:val="074F6A" w:themeColor="accent4" w:themeShade="80"/>
          <w:sz w:val="22"/>
          <w:szCs w:val="22"/>
        </w:rPr>
        <w:t>Fig. 9 C, E, G</w:t>
      </w:r>
      <w:r w:rsidRPr="00E76499">
        <w:rPr>
          <w:rFonts w:asciiTheme="minorBidi" w:hAnsiTheme="minorBidi" w:cstheme="minorBidi"/>
          <w:color w:val="074F6A" w:themeColor="accent4" w:themeShade="80"/>
          <w:sz w:val="22"/>
          <w:szCs w:val="22"/>
        </w:rPr>
        <w:t>).</w:t>
      </w:r>
    </w:p>
    <w:p w14:paraId="7B1D8586" w14:textId="15F65F36" w:rsidR="00B24E13" w:rsidRPr="00E76499" w:rsidRDefault="003355EE" w:rsidP="00B24E13">
      <w:pPr>
        <w:jc w:val="lowKashida"/>
        <w:rPr>
          <w:rFonts w:asciiTheme="minorBidi" w:hAnsiTheme="minorBidi" w:cstheme="minorBidi"/>
          <w:color w:val="074F6A" w:themeColor="accent4" w:themeShade="80"/>
          <w:sz w:val="22"/>
          <w:szCs w:val="22"/>
        </w:rPr>
      </w:pPr>
      <w:r>
        <w:rPr>
          <w:rFonts w:asciiTheme="minorBidi" w:hAnsiTheme="minorBidi" w:cstheme="minorBidi"/>
          <w:color w:val="074F6A" w:themeColor="accent4" w:themeShade="80"/>
          <w:sz w:val="22"/>
          <w:szCs w:val="22"/>
        </w:rPr>
        <w:t>We found that w</w:t>
      </w:r>
      <w:r w:rsidR="00B24E13" w:rsidRPr="00E76499">
        <w:rPr>
          <w:rFonts w:asciiTheme="minorBidi" w:hAnsiTheme="minorBidi" w:cstheme="minorBidi"/>
          <w:color w:val="074F6A" w:themeColor="accent4" w:themeShade="80"/>
          <w:sz w:val="22"/>
          <w:szCs w:val="22"/>
        </w:rPr>
        <w:t>hile TM-</w:t>
      </w:r>
      <w:proofErr w:type="spellStart"/>
      <w:r w:rsidR="00B24E13" w:rsidRPr="00E76499">
        <w:rPr>
          <w:rFonts w:asciiTheme="minorBidi" w:hAnsiTheme="minorBidi" w:cstheme="minorBidi"/>
          <w:color w:val="074F6A" w:themeColor="accent4" w:themeShade="80"/>
          <w:sz w:val="22"/>
          <w:szCs w:val="22"/>
        </w:rPr>
        <w:t>Vec</w:t>
      </w:r>
      <w:proofErr w:type="spellEnd"/>
      <w:r w:rsidR="00B24E13" w:rsidRPr="00E76499">
        <w:rPr>
          <w:rFonts w:asciiTheme="minorBidi" w:hAnsiTheme="minorBidi" w:cstheme="minorBidi"/>
          <w:color w:val="074F6A" w:themeColor="accent4" w:themeShade="80"/>
          <w:sz w:val="22"/>
          <w:szCs w:val="22"/>
        </w:rPr>
        <w:t xml:space="preserve"> performs well in clustering similar proteins, it struggles to accurately reflect the evolutionary relationships between subfamilies. For instance, in the a.25.1.2 family, TM-</w:t>
      </w:r>
      <w:proofErr w:type="spellStart"/>
      <w:r w:rsidR="00B24E13" w:rsidRPr="00E76499">
        <w:rPr>
          <w:rFonts w:asciiTheme="minorBidi" w:hAnsiTheme="minorBidi" w:cstheme="minorBidi"/>
          <w:color w:val="074F6A" w:themeColor="accent4" w:themeShade="80"/>
          <w:sz w:val="22"/>
          <w:szCs w:val="22"/>
        </w:rPr>
        <w:t>Vec</w:t>
      </w:r>
      <w:proofErr w:type="spellEnd"/>
      <w:r w:rsidR="00B24E13" w:rsidRPr="00E76499">
        <w:rPr>
          <w:rFonts w:asciiTheme="minorBidi" w:hAnsiTheme="minorBidi" w:cstheme="minorBidi"/>
          <w:color w:val="074F6A" w:themeColor="accent4" w:themeShade="80"/>
          <w:sz w:val="22"/>
          <w:szCs w:val="22"/>
        </w:rPr>
        <w:t xml:space="preserve"> incorrectly places the subgroup BMM-b first, whereas it should appear last in the manual network. Similarly, in the a.25.1.1 family, although TM-</w:t>
      </w:r>
      <w:proofErr w:type="spellStart"/>
      <w:r w:rsidR="00B24E13" w:rsidRPr="00E76499">
        <w:rPr>
          <w:rFonts w:asciiTheme="minorBidi" w:hAnsiTheme="minorBidi" w:cstheme="minorBidi"/>
          <w:color w:val="074F6A" w:themeColor="accent4" w:themeShade="80"/>
          <w:sz w:val="22"/>
          <w:szCs w:val="22"/>
        </w:rPr>
        <w:t>Vec</w:t>
      </w:r>
      <w:proofErr w:type="spellEnd"/>
      <w:r w:rsidR="00B24E13" w:rsidRPr="00E76499">
        <w:rPr>
          <w:rFonts w:asciiTheme="minorBidi" w:hAnsiTheme="minorBidi" w:cstheme="minorBidi"/>
          <w:color w:val="074F6A" w:themeColor="accent4" w:themeShade="80"/>
          <w:sz w:val="22"/>
          <w:szCs w:val="22"/>
        </w:rPr>
        <w:t xml:space="preserve"> correctly identifies the initial branch, it </w:t>
      </w:r>
      <w:proofErr w:type="spellStart"/>
      <w:r w:rsidR="00B24E13" w:rsidRPr="00E76499">
        <w:rPr>
          <w:rFonts w:asciiTheme="minorBidi" w:hAnsiTheme="minorBidi" w:cstheme="minorBidi"/>
          <w:color w:val="074F6A" w:themeColor="accent4" w:themeShade="80"/>
          <w:sz w:val="22"/>
          <w:szCs w:val="22"/>
        </w:rPr>
        <w:t>misorders</w:t>
      </w:r>
      <w:proofErr w:type="spellEnd"/>
      <w:r w:rsidR="00B24E13" w:rsidRPr="00E76499">
        <w:rPr>
          <w:rFonts w:asciiTheme="minorBidi" w:hAnsiTheme="minorBidi" w:cstheme="minorBidi"/>
          <w:color w:val="074F6A" w:themeColor="accent4" w:themeShade="80"/>
          <w:sz w:val="22"/>
          <w:szCs w:val="22"/>
        </w:rPr>
        <w:t xml:space="preserve"> the remaining subgroups.</w:t>
      </w:r>
      <w:r w:rsidR="00B24E13">
        <w:rPr>
          <w:rFonts w:asciiTheme="minorBidi" w:hAnsiTheme="minorBidi" w:cstheme="minorBidi"/>
          <w:color w:val="074F6A" w:themeColor="accent4" w:themeShade="80"/>
          <w:sz w:val="22"/>
          <w:szCs w:val="22"/>
        </w:rPr>
        <w:t xml:space="preserve"> </w:t>
      </w:r>
      <w:r w:rsidR="00B24E13" w:rsidRPr="00E76499">
        <w:rPr>
          <w:rFonts w:asciiTheme="minorBidi" w:hAnsiTheme="minorBidi" w:cstheme="minorBidi"/>
          <w:color w:val="074F6A" w:themeColor="accent4" w:themeShade="80"/>
          <w:sz w:val="22"/>
          <w:szCs w:val="22"/>
        </w:rPr>
        <w:t>To quantify these deviations, we calculated the Spearman correlation between the predicted branching orders from each method and the manual network. These correlations, summarized in Table 3, demonstrate that both SPE and CPE outperform TM-</w:t>
      </w:r>
      <w:proofErr w:type="spellStart"/>
      <w:r w:rsidR="00B24E13" w:rsidRPr="00E76499">
        <w:rPr>
          <w:rFonts w:asciiTheme="minorBidi" w:hAnsiTheme="minorBidi" w:cstheme="minorBidi"/>
          <w:color w:val="074F6A" w:themeColor="accent4" w:themeShade="80"/>
          <w:sz w:val="22"/>
          <w:szCs w:val="22"/>
        </w:rPr>
        <w:lastRenderedPageBreak/>
        <w:t>Vec</w:t>
      </w:r>
      <w:proofErr w:type="spellEnd"/>
      <w:r w:rsidR="00B24E13" w:rsidRPr="00E76499">
        <w:rPr>
          <w:rFonts w:asciiTheme="minorBidi" w:hAnsiTheme="minorBidi" w:cstheme="minorBidi"/>
          <w:color w:val="074F6A" w:themeColor="accent4" w:themeShade="80"/>
          <w:sz w:val="22"/>
          <w:szCs w:val="22"/>
        </w:rPr>
        <w:t xml:space="preserve"> in aligning with the manually annotated network. Notably, SPE achieves a perfect correlation in the a.25.1.1 family, while TM-</w:t>
      </w:r>
      <w:proofErr w:type="spellStart"/>
      <w:r w:rsidR="00B24E13" w:rsidRPr="00E76499">
        <w:rPr>
          <w:rFonts w:asciiTheme="minorBidi" w:hAnsiTheme="minorBidi" w:cstheme="minorBidi"/>
          <w:color w:val="074F6A" w:themeColor="accent4" w:themeShade="80"/>
          <w:sz w:val="22"/>
          <w:szCs w:val="22"/>
        </w:rPr>
        <w:t>Vec</w:t>
      </w:r>
      <w:proofErr w:type="spellEnd"/>
      <w:r w:rsidR="00B24E13" w:rsidRPr="00E76499">
        <w:rPr>
          <w:rFonts w:asciiTheme="minorBidi" w:hAnsiTheme="minorBidi" w:cstheme="minorBidi"/>
          <w:color w:val="074F6A" w:themeColor="accent4" w:themeShade="80"/>
          <w:sz w:val="22"/>
          <w:szCs w:val="22"/>
        </w:rPr>
        <w:t xml:space="preserve"> shows a negative correlation in the a.25.1.2 family, </w:t>
      </w:r>
      <w:r>
        <w:rPr>
          <w:rFonts w:asciiTheme="minorBidi" w:hAnsiTheme="minorBidi" w:cstheme="minorBidi"/>
          <w:color w:val="074F6A" w:themeColor="accent4" w:themeShade="80"/>
          <w:sz w:val="22"/>
          <w:szCs w:val="22"/>
        </w:rPr>
        <w:t>illustrating</w:t>
      </w:r>
      <w:r w:rsidRPr="00E76499">
        <w:rPr>
          <w:rFonts w:asciiTheme="minorBidi" w:hAnsiTheme="minorBidi" w:cstheme="minorBidi"/>
          <w:color w:val="074F6A" w:themeColor="accent4" w:themeShade="80"/>
          <w:sz w:val="22"/>
          <w:szCs w:val="22"/>
        </w:rPr>
        <w:t xml:space="preserve"> </w:t>
      </w:r>
      <w:r w:rsidR="00B24E13" w:rsidRPr="00E76499">
        <w:rPr>
          <w:rFonts w:asciiTheme="minorBidi" w:hAnsiTheme="minorBidi" w:cstheme="minorBidi"/>
          <w:color w:val="074F6A" w:themeColor="accent4" w:themeShade="80"/>
          <w:sz w:val="22"/>
          <w:szCs w:val="22"/>
        </w:rPr>
        <w:t>its limitations.</w:t>
      </w:r>
    </w:p>
    <w:p w14:paraId="3698613D" w14:textId="77777777" w:rsidR="00B24E13" w:rsidRPr="00E76499" w:rsidRDefault="00B24E13" w:rsidP="00B24E13">
      <w:pPr>
        <w:jc w:val="lowKashida"/>
        <w:rPr>
          <w:rFonts w:asciiTheme="minorBidi" w:hAnsiTheme="minorBidi" w:cstheme="minorBidi"/>
          <w:color w:val="074F6A" w:themeColor="accent4" w:themeShade="80"/>
          <w:sz w:val="22"/>
          <w:szCs w:val="22"/>
        </w:rPr>
      </w:pPr>
    </w:p>
    <w:p w14:paraId="0ED728DF" w14:textId="77777777" w:rsidR="00B24E13" w:rsidRPr="00E76499" w:rsidRDefault="00B24E13" w:rsidP="00B24E13">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 xml:space="preserve">Table 3 | </w:t>
      </w:r>
      <w:r w:rsidRPr="00E76499">
        <w:rPr>
          <w:rFonts w:asciiTheme="minorBidi" w:hAnsiTheme="minorBidi" w:cstheme="minorBidi"/>
          <w:color w:val="074F6A" w:themeColor="accent4" w:themeShade="80"/>
          <w:sz w:val="20"/>
          <w:szCs w:val="20"/>
        </w:rPr>
        <w:t>Spearman Correlation Between the Manual Network and Predicted Branching Orders by SPE, TM-</w:t>
      </w:r>
      <w:proofErr w:type="spellStart"/>
      <w:r w:rsidRPr="00E76499">
        <w:rPr>
          <w:rFonts w:asciiTheme="minorBidi" w:hAnsiTheme="minorBidi" w:cstheme="minorBidi"/>
          <w:color w:val="074F6A" w:themeColor="accent4" w:themeShade="80"/>
          <w:sz w:val="20"/>
          <w:szCs w:val="20"/>
        </w:rPr>
        <w:t>Vec</w:t>
      </w:r>
      <w:proofErr w:type="spellEnd"/>
      <w:r w:rsidRPr="00E76499">
        <w:rPr>
          <w:rFonts w:asciiTheme="minorBidi" w:hAnsiTheme="minorBidi" w:cstheme="minorBidi"/>
          <w:color w:val="074F6A" w:themeColor="accent4" w:themeShade="80"/>
          <w:sz w:val="20"/>
          <w:szCs w:val="20"/>
        </w:rPr>
        <w:t>, and CPE.</w:t>
      </w:r>
    </w:p>
    <w:tbl>
      <w:tblPr>
        <w:tblW w:w="0" w:type="auto"/>
        <w:jc w:val="center"/>
        <w:tblCellMar>
          <w:top w:w="15" w:type="dxa"/>
          <w:left w:w="15" w:type="dxa"/>
          <w:bottom w:w="15" w:type="dxa"/>
          <w:right w:w="15" w:type="dxa"/>
        </w:tblCellMar>
        <w:tblLook w:val="04A0" w:firstRow="1" w:lastRow="0" w:firstColumn="1" w:lastColumn="0" w:noHBand="0" w:noVBand="1"/>
      </w:tblPr>
      <w:tblGrid>
        <w:gridCol w:w="956"/>
        <w:gridCol w:w="923"/>
        <w:gridCol w:w="923"/>
      </w:tblGrid>
      <w:tr w:rsidR="00B24E13" w:rsidRPr="00E76499" w14:paraId="72BFC245"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479FF7"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D0C656"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a.25.1.1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55919B"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a.25.1.2</w:t>
            </w:r>
          </w:p>
        </w:tc>
      </w:tr>
      <w:tr w:rsidR="00B24E13" w:rsidRPr="00E76499" w14:paraId="0F0A5126" w14:textId="77777777" w:rsidTr="005917D5">
        <w:trPr>
          <w:trHeight w:val="6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8CBE89"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CPE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767625"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9F4442"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0.6</w:t>
            </w:r>
          </w:p>
        </w:tc>
      </w:tr>
      <w:tr w:rsidR="00B24E13" w:rsidRPr="00E76499" w14:paraId="0C578473" w14:textId="77777777" w:rsidTr="005917D5">
        <w:trPr>
          <w:trHeight w:val="147"/>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D7E8FD" w14:textId="77777777" w:rsidR="00B24E13" w:rsidRPr="00E76499" w:rsidRDefault="00B24E13" w:rsidP="005917D5">
            <w:pPr>
              <w:jc w:val="lowKashida"/>
              <w:rPr>
                <w:rFonts w:asciiTheme="minorBidi" w:hAnsiTheme="minorBidi" w:cstheme="minorBidi"/>
                <w:color w:val="074F6A" w:themeColor="accent4" w:themeShade="80"/>
                <w:sz w:val="20"/>
                <w:szCs w:val="20"/>
              </w:rPr>
            </w:pPr>
            <w:r w:rsidRPr="00E76499">
              <w:rPr>
                <w:rFonts w:asciiTheme="minorBidi" w:hAnsiTheme="minorBidi" w:cstheme="minorBidi"/>
                <w:b/>
                <w:bCs/>
                <w:color w:val="074F6A" w:themeColor="accent4" w:themeShade="80"/>
                <w:sz w:val="20"/>
                <w:szCs w:val="20"/>
              </w:rPr>
              <w:t>SPE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11DEA5"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972447"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0.6</w:t>
            </w:r>
          </w:p>
        </w:tc>
      </w:tr>
      <w:tr w:rsidR="00B24E13" w:rsidRPr="00E76499" w14:paraId="16165104" w14:textId="77777777" w:rsidTr="005917D5">
        <w:trPr>
          <w:trHeight w:val="237"/>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80DC4A" w14:textId="77777777" w:rsidR="00B24E13" w:rsidRPr="00E76499" w:rsidRDefault="00B24E13" w:rsidP="005917D5">
            <w:pPr>
              <w:jc w:val="lowKashida"/>
              <w:rPr>
                <w:rFonts w:asciiTheme="minorBidi" w:hAnsiTheme="minorBidi" w:cstheme="minorBidi"/>
                <w:color w:val="074F6A" w:themeColor="accent4" w:themeShade="80"/>
                <w:sz w:val="20"/>
                <w:szCs w:val="20"/>
              </w:rPr>
            </w:pPr>
            <w:proofErr w:type="spellStart"/>
            <w:r w:rsidRPr="00E76499">
              <w:rPr>
                <w:rFonts w:asciiTheme="minorBidi" w:hAnsiTheme="minorBidi" w:cstheme="minorBidi"/>
                <w:b/>
                <w:bCs/>
                <w:color w:val="074F6A" w:themeColor="accent4" w:themeShade="80"/>
                <w:sz w:val="20"/>
                <w:szCs w:val="20"/>
              </w:rPr>
              <w:t>TM_Vec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8FB250"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B88013" w14:textId="77777777" w:rsidR="00B24E13" w:rsidRPr="00E76499" w:rsidRDefault="00B24E13" w:rsidP="005917D5">
            <w:pPr>
              <w:jc w:val="center"/>
              <w:rPr>
                <w:rFonts w:asciiTheme="minorBidi" w:hAnsiTheme="minorBidi" w:cstheme="minorBidi"/>
                <w:color w:val="074F6A" w:themeColor="accent4" w:themeShade="80"/>
                <w:sz w:val="20"/>
                <w:szCs w:val="20"/>
              </w:rPr>
            </w:pPr>
            <w:r w:rsidRPr="00E76499">
              <w:rPr>
                <w:rFonts w:asciiTheme="minorBidi" w:hAnsiTheme="minorBidi" w:cstheme="minorBidi"/>
                <w:color w:val="074F6A" w:themeColor="accent4" w:themeShade="80"/>
                <w:sz w:val="20"/>
                <w:szCs w:val="20"/>
              </w:rPr>
              <w:t>-0.4</w:t>
            </w:r>
          </w:p>
        </w:tc>
      </w:tr>
    </w:tbl>
    <w:p w14:paraId="712EC072" w14:textId="77777777" w:rsidR="00B24E13" w:rsidRPr="00E76499" w:rsidRDefault="00B24E13" w:rsidP="00B24E13">
      <w:pPr>
        <w:jc w:val="lowKashida"/>
        <w:rPr>
          <w:rFonts w:asciiTheme="minorBidi" w:hAnsiTheme="minorBidi" w:cstheme="minorBidi"/>
          <w:color w:val="074F6A" w:themeColor="accent4" w:themeShade="80"/>
          <w:sz w:val="22"/>
          <w:szCs w:val="22"/>
        </w:rPr>
      </w:pPr>
      <w:r w:rsidRPr="00E76499">
        <w:rPr>
          <w:rFonts w:asciiTheme="minorBidi" w:hAnsiTheme="minorBidi" w:cstheme="minorBidi"/>
          <w:color w:val="074F6A" w:themeColor="accent4" w:themeShade="80"/>
          <w:sz w:val="22"/>
          <w:szCs w:val="22"/>
        </w:rPr>
        <w:t xml:space="preserve"> </w:t>
      </w:r>
    </w:p>
    <w:p w14:paraId="2999C5E2" w14:textId="77777777" w:rsidR="00B24E13" w:rsidRPr="00E76499" w:rsidRDefault="00B24E13" w:rsidP="00B24E13">
      <w:pPr>
        <w:jc w:val="lowKashida"/>
        <w:rPr>
          <w:rFonts w:asciiTheme="minorBidi" w:hAnsiTheme="minorBidi" w:cstheme="minorBidi"/>
          <w:color w:val="074F6A" w:themeColor="accent4" w:themeShade="80"/>
          <w:sz w:val="22"/>
          <w:szCs w:val="22"/>
        </w:rPr>
      </w:pPr>
    </w:p>
    <w:p w14:paraId="0B493B4F" w14:textId="77777777" w:rsidR="00B24E13" w:rsidRPr="004D00E9" w:rsidRDefault="00B24E13" w:rsidP="00B24E13">
      <w:pPr>
        <w:jc w:val="lowKashida"/>
        <w:rPr>
          <w:rFonts w:asciiTheme="minorBidi" w:hAnsiTheme="minorBidi" w:cstheme="minorBidi"/>
          <w:color w:val="074F6A" w:themeColor="accent4" w:themeShade="80"/>
          <w:sz w:val="22"/>
          <w:szCs w:val="22"/>
        </w:rPr>
      </w:pPr>
      <w:r w:rsidRPr="004D00E9">
        <w:rPr>
          <w:rFonts w:asciiTheme="minorBidi" w:hAnsiTheme="minorBidi" w:cstheme="minorBidi"/>
          <w:color w:val="074F6A" w:themeColor="accent4" w:themeShade="80"/>
          <w:sz w:val="22"/>
          <w:szCs w:val="22"/>
        </w:rPr>
        <w:t>These updates provide a more comprehensive comparison between the sequence-based and structure-based approaches, as requested, offering a clearer understanding of their relative performance across all tests.</w:t>
      </w:r>
    </w:p>
    <w:p w14:paraId="1374EEC3" w14:textId="77777777" w:rsidR="00B24E13" w:rsidRPr="004D00E9" w:rsidRDefault="00B24E13" w:rsidP="00B24E13">
      <w:pPr>
        <w:rPr>
          <w:rFonts w:asciiTheme="minorBidi" w:hAnsiTheme="minorBidi" w:cstheme="minorBidi"/>
          <w:sz w:val="22"/>
          <w:szCs w:val="22"/>
        </w:rPr>
      </w:pPr>
    </w:p>
    <w:p w14:paraId="07F87700" w14:textId="77777777" w:rsidR="00B24E13" w:rsidRPr="004D00E9" w:rsidRDefault="00B24E13" w:rsidP="00B24E13">
      <w:pPr>
        <w:rPr>
          <w:rFonts w:asciiTheme="minorBidi" w:hAnsiTheme="minorBidi" w:cstheme="minorBidi"/>
          <w:sz w:val="22"/>
          <w:szCs w:val="22"/>
        </w:rPr>
      </w:pPr>
      <w:r w:rsidRPr="004D00E9">
        <w:rPr>
          <w:rFonts w:asciiTheme="minorBidi" w:hAnsiTheme="minorBidi" w:cstheme="minorBidi"/>
          <w:sz w:val="22"/>
          <w:szCs w:val="22"/>
        </w:rPr>
        <w:lastRenderedPageBreak/>
        <w:fldChar w:fldCharType="begin"/>
      </w:r>
      <w:r w:rsidRPr="004D00E9">
        <w:rPr>
          <w:rFonts w:asciiTheme="minorBidi" w:hAnsiTheme="minorBidi" w:cstheme="minorBidi"/>
          <w:sz w:val="22"/>
          <w:szCs w:val="22"/>
        </w:rPr>
        <w:instrText xml:space="preserve"> INCLUDEPICTURE "https://lh7-rt.googleusercontent.com/docsz/AD_4nXc2s--LAzbxDQvIXTSqY9kxOHDYfZlcJ8AYBpym0xYJFBqRHLW9vid0OIZK6E_0hvlm155mvYuKYxkE_JnpeVkP27BM1x1KFByQfM12ZXraU_JOf0FBILbYHitgN0X4TR7OlmpzJ_zbBb76HMwvIxjkdANH?key=TFaiXVW5XhwRlL5MgHWPJg" \* MERGEFORMATINET </w:instrText>
      </w:r>
      <w:r w:rsidRPr="004D00E9">
        <w:rPr>
          <w:rFonts w:asciiTheme="minorBidi" w:hAnsiTheme="minorBidi" w:cstheme="minorBidi"/>
          <w:sz w:val="22"/>
          <w:szCs w:val="22"/>
        </w:rPr>
        <w:fldChar w:fldCharType="separate"/>
      </w:r>
      <w:r w:rsidRPr="004D00E9">
        <w:rPr>
          <w:rFonts w:asciiTheme="minorBidi" w:hAnsiTheme="minorBidi" w:cstheme="minorBidi"/>
          <w:noProof/>
          <w:sz w:val="22"/>
          <w:szCs w:val="22"/>
        </w:rPr>
        <w:drawing>
          <wp:inline distT="0" distB="0" distL="0" distR="0" wp14:anchorId="6DDFE725" wp14:editId="0F1C8A95">
            <wp:extent cx="5056360" cy="6134078"/>
            <wp:effectExtent l="0" t="0" r="0" b="635"/>
            <wp:docPr id="634753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7432" cy="6159642"/>
                    </a:xfrm>
                    <a:prstGeom prst="rect">
                      <a:avLst/>
                    </a:prstGeom>
                    <a:noFill/>
                    <a:ln>
                      <a:noFill/>
                    </a:ln>
                  </pic:spPr>
                </pic:pic>
              </a:graphicData>
            </a:graphic>
          </wp:inline>
        </w:drawing>
      </w:r>
      <w:r w:rsidRPr="004D00E9">
        <w:rPr>
          <w:rFonts w:asciiTheme="minorBidi" w:hAnsiTheme="minorBidi" w:cstheme="minorBidi"/>
          <w:sz w:val="22"/>
          <w:szCs w:val="22"/>
        </w:rPr>
        <w:fldChar w:fldCharType="end"/>
      </w:r>
    </w:p>
    <w:p w14:paraId="61F9EB67" w14:textId="77777777" w:rsidR="00B24E13" w:rsidRPr="004D00E9" w:rsidRDefault="00B24E13" w:rsidP="00B24E13">
      <w:pPr>
        <w:jc w:val="lowKashida"/>
        <w:rPr>
          <w:rFonts w:asciiTheme="minorBidi" w:hAnsiTheme="minorBidi" w:cstheme="minorBidi"/>
          <w:color w:val="074F6A" w:themeColor="accent4" w:themeShade="80"/>
          <w:sz w:val="22"/>
          <w:szCs w:val="22"/>
        </w:rPr>
      </w:pPr>
      <w:r w:rsidRPr="0088522C">
        <w:rPr>
          <w:rFonts w:asciiTheme="minorBidi" w:hAnsiTheme="minorBidi" w:cstheme="minorBidi"/>
          <w:b/>
          <w:bCs/>
          <w:iCs/>
          <w:color w:val="074F6A" w:themeColor="accent4" w:themeShade="80"/>
          <w:sz w:val="20"/>
          <w:szCs w:val="20"/>
        </w:rPr>
        <w:t xml:space="preserve">Fig. 9 | Phylogenetic network reconstruction of the ferritin-like superfamily. </w:t>
      </w:r>
      <w:r w:rsidRPr="0088522C">
        <w:rPr>
          <w:rFonts w:asciiTheme="minorBidi" w:hAnsiTheme="minorBidi" w:cstheme="minorBidi"/>
          <w:iCs/>
          <w:color w:val="074F6A" w:themeColor="accent4" w:themeShade="80"/>
          <w:sz w:val="20"/>
          <w:szCs w:val="20"/>
        </w:rPr>
        <w:t>A) Schematic representation of the relationships among major ferritin-like protein families. B) Phylogenetic tree reconstructed using SPE. C) Neighbor-joining tree generated based on the average distances between subgroups using SPE. D) Phylogenetic tree reconstructed using TM-</w:t>
      </w:r>
      <w:proofErr w:type="spellStart"/>
      <w:r w:rsidRPr="0088522C">
        <w:rPr>
          <w:rFonts w:asciiTheme="minorBidi" w:hAnsiTheme="minorBidi" w:cstheme="minorBidi"/>
          <w:iCs/>
          <w:color w:val="074F6A" w:themeColor="accent4" w:themeShade="80"/>
          <w:sz w:val="20"/>
          <w:szCs w:val="20"/>
        </w:rPr>
        <w:t>Vec</w:t>
      </w:r>
      <w:proofErr w:type="spellEnd"/>
      <w:r w:rsidRPr="0088522C">
        <w:rPr>
          <w:rFonts w:asciiTheme="minorBidi" w:hAnsiTheme="minorBidi" w:cstheme="minorBidi"/>
          <w:iCs/>
          <w:color w:val="074F6A" w:themeColor="accent4" w:themeShade="80"/>
          <w:sz w:val="20"/>
          <w:szCs w:val="20"/>
        </w:rPr>
        <w:t>. E) Neighbor-joining tree generated using average distances between subgroups with TM-</w:t>
      </w:r>
      <w:proofErr w:type="spellStart"/>
      <w:r w:rsidRPr="0088522C">
        <w:rPr>
          <w:rFonts w:asciiTheme="minorBidi" w:hAnsiTheme="minorBidi" w:cstheme="minorBidi"/>
          <w:iCs/>
          <w:color w:val="074F6A" w:themeColor="accent4" w:themeShade="80"/>
          <w:sz w:val="20"/>
          <w:szCs w:val="20"/>
        </w:rPr>
        <w:t>Vec</w:t>
      </w:r>
      <w:proofErr w:type="spellEnd"/>
      <w:r w:rsidRPr="0088522C">
        <w:rPr>
          <w:rFonts w:asciiTheme="minorBidi" w:hAnsiTheme="minorBidi" w:cstheme="minorBidi"/>
          <w:iCs/>
          <w:color w:val="074F6A" w:themeColor="accent4" w:themeShade="80"/>
          <w:sz w:val="20"/>
          <w:szCs w:val="20"/>
        </w:rPr>
        <w:t xml:space="preserve">. F) Phylogenetic tree reconstructed using CPE. G) Neighbor-joining tree based on the average distances between subgroups using CPE. The red dotted line highlights the clear separation between two SCOP families: ferritins (SCOP ID a.25.1.1), which includes the Bacterioferritin, Ferritins, </w:t>
      </w:r>
      <w:proofErr w:type="spellStart"/>
      <w:r w:rsidRPr="0088522C">
        <w:rPr>
          <w:rFonts w:asciiTheme="minorBidi" w:hAnsiTheme="minorBidi" w:cstheme="minorBidi"/>
          <w:iCs/>
          <w:color w:val="074F6A" w:themeColor="accent4" w:themeShade="80"/>
          <w:sz w:val="20"/>
          <w:szCs w:val="20"/>
        </w:rPr>
        <w:t>Dps</w:t>
      </w:r>
      <w:proofErr w:type="spellEnd"/>
      <w:r w:rsidRPr="0088522C">
        <w:rPr>
          <w:rFonts w:asciiTheme="minorBidi" w:hAnsiTheme="minorBidi" w:cstheme="minorBidi"/>
          <w:iCs/>
          <w:color w:val="074F6A" w:themeColor="accent4" w:themeShade="80"/>
          <w:sz w:val="20"/>
          <w:szCs w:val="20"/>
        </w:rPr>
        <w:t xml:space="preserve">, and </w:t>
      </w:r>
      <w:proofErr w:type="spellStart"/>
      <w:r w:rsidRPr="0088522C">
        <w:rPr>
          <w:rFonts w:asciiTheme="minorBidi" w:hAnsiTheme="minorBidi" w:cstheme="minorBidi"/>
          <w:iCs/>
          <w:color w:val="074F6A" w:themeColor="accent4" w:themeShade="80"/>
          <w:sz w:val="20"/>
          <w:szCs w:val="20"/>
        </w:rPr>
        <w:t>Rubrerythrin</w:t>
      </w:r>
      <w:proofErr w:type="spellEnd"/>
      <w:r w:rsidRPr="0088522C">
        <w:rPr>
          <w:rFonts w:asciiTheme="minorBidi" w:hAnsiTheme="minorBidi" w:cstheme="minorBidi"/>
          <w:iCs/>
          <w:color w:val="074F6A" w:themeColor="accent4" w:themeShade="80"/>
          <w:sz w:val="20"/>
          <w:szCs w:val="20"/>
        </w:rPr>
        <w:t xml:space="preserve"> subgroups, and the Ribonucleotide Reductase-like family (SCOP ID a.25.1.2), which includes the BMM-alpha, BMM-beta, </w:t>
      </w:r>
      <w:proofErr w:type="spellStart"/>
      <w:r w:rsidRPr="0088522C">
        <w:rPr>
          <w:rFonts w:asciiTheme="minorBidi" w:hAnsiTheme="minorBidi" w:cstheme="minorBidi"/>
          <w:iCs/>
          <w:color w:val="074F6A" w:themeColor="accent4" w:themeShade="80"/>
          <w:sz w:val="20"/>
          <w:szCs w:val="20"/>
        </w:rPr>
        <w:t>Fatty_acid</w:t>
      </w:r>
      <w:proofErr w:type="spellEnd"/>
      <w:r w:rsidRPr="0088522C">
        <w:rPr>
          <w:rFonts w:asciiTheme="minorBidi" w:hAnsiTheme="minorBidi" w:cstheme="minorBidi"/>
          <w:iCs/>
          <w:color w:val="074F6A" w:themeColor="accent4" w:themeShade="80"/>
          <w:sz w:val="20"/>
          <w:szCs w:val="20"/>
        </w:rPr>
        <w:t>, and RNRR2 subgroups. The inferred arrangement of subfamilies using each method is shown to the right of C, E, and G.</w:t>
      </w:r>
    </w:p>
    <w:p w14:paraId="1AB17493" w14:textId="4BC8B54B" w:rsidR="00B24E13" w:rsidRDefault="00B24E13" w:rsidP="00B24E13">
      <w:pPr>
        <w:jc w:val="lowKashida"/>
        <w:rPr>
          <w:rFonts w:asciiTheme="minorBidi" w:hAnsiTheme="minorBidi" w:cstheme="minorBidi"/>
          <w:sz w:val="22"/>
          <w:szCs w:val="22"/>
        </w:rPr>
      </w:pPr>
    </w:p>
    <w:p w14:paraId="3DD28B8D" w14:textId="77777777" w:rsidR="0014194A" w:rsidRDefault="0014194A" w:rsidP="00B24E13">
      <w:pPr>
        <w:jc w:val="lowKashida"/>
        <w:rPr>
          <w:rFonts w:asciiTheme="minorBidi" w:hAnsiTheme="minorBidi" w:cstheme="minorBidi"/>
          <w:sz w:val="22"/>
          <w:szCs w:val="22"/>
        </w:rPr>
      </w:pPr>
    </w:p>
    <w:p w14:paraId="524FE22C" w14:textId="77777777" w:rsidR="0014194A" w:rsidRDefault="0014194A" w:rsidP="00B24E13">
      <w:pPr>
        <w:jc w:val="lowKashida"/>
        <w:rPr>
          <w:rFonts w:asciiTheme="minorBidi" w:hAnsiTheme="minorBidi" w:cstheme="minorBidi"/>
          <w:sz w:val="22"/>
          <w:szCs w:val="22"/>
        </w:rPr>
      </w:pPr>
    </w:p>
    <w:p w14:paraId="3947842D" w14:textId="77777777" w:rsidR="0014194A" w:rsidRPr="0014194A" w:rsidRDefault="0014194A" w:rsidP="0014194A">
      <w:pPr>
        <w:rPr>
          <w:rFonts w:asciiTheme="minorBidi" w:hAnsiTheme="minorBidi" w:cstheme="minorBidi"/>
          <w:sz w:val="22"/>
          <w:szCs w:val="22"/>
        </w:rPr>
      </w:pPr>
    </w:p>
    <w:p w14:paraId="17D939B1" w14:textId="6BFE88E4" w:rsidR="0014194A" w:rsidRPr="00811D3B" w:rsidRDefault="0014194A" w:rsidP="0014194A">
      <w:pPr>
        <w:spacing w:after="160" w:line="259" w:lineRule="auto"/>
        <w:rPr>
          <w:rFonts w:asciiTheme="minorBidi" w:hAnsiTheme="minorBidi" w:cstheme="minorBidi"/>
          <w:sz w:val="22"/>
          <w:szCs w:val="22"/>
        </w:rPr>
      </w:pPr>
      <w:r w:rsidRPr="00811D3B">
        <w:rPr>
          <w:rFonts w:asciiTheme="minorBidi" w:hAnsiTheme="minorBidi" w:cstheme="minorBidi"/>
          <w:b/>
          <w:bCs/>
          <w:sz w:val="22"/>
          <w:szCs w:val="22"/>
        </w:rPr>
        <w:t xml:space="preserve">Reviewer </w:t>
      </w:r>
      <w:r>
        <w:rPr>
          <w:rFonts w:asciiTheme="minorBidi" w:hAnsiTheme="minorBidi" w:cstheme="minorBidi"/>
          <w:b/>
          <w:bCs/>
          <w:sz w:val="22"/>
          <w:szCs w:val="22"/>
        </w:rPr>
        <w:t>2</w:t>
      </w:r>
      <w:r w:rsidRPr="00145BB3">
        <w:rPr>
          <w:rFonts w:asciiTheme="minorBidi" w:hAnsiTheme="minorBidi" w:cstheme="minorBidi"/>
          <w:b/>
          <w:bCs/>
          <w:sz w:val="22"/>
          <w:szCs w:val="22"/>
        </w:rPr>
        <w:t>:</w:t>
      </w:r>
    </w:p>
    <w:p w14:paraId="18604183" w14:textId="77777777" w:rsidR="0014194A" w:rsidRPr="0014194A" w:rsidRDefault="0014194A" w:rsidP="0014194A">
      <w:pPr>
        <w:rPr>
          <w:rFonts w:asciiTheme="minorBidi" w:hAnsiTheme="minorBidi" w:cstheme="minorBidi"/>
          <w:sz w:val="22"/>
          <w:szCs w:val="22"/>
        </w:rPr>
      </w:pPr>
    </w:p>
    <w:p w14:paraId="78382299" w14:textId="44E72DF3" w:rsidR="0014194A" w:rsidRPr="0014194A" w:rsidRDefault="0014194A" w:rsidP="0014194A">
      <w:pPr>
        <w:jc w:val="lowKashida"/>
        <w:rPr>
          <w:rFonts w:asciiTheme="minorBidi" w:hAnsiTheme="minorBidi" w:cstheme="minorBidi"/>
          <w:sz w:val="22"/>
          <w:szCs w:val="22"/>
        </w:rPr>
      </w:pPr>
      <w:r w:rsidRPr="0014194A">
        <w:rPr>
          <w:rFonts w:asciiTheme="minorBidi" w:hAnsiTheme="minorBidi" w:cstheme="minorBidi"/>
          <w:sz w:val="22"/>
          <w:szCs w:val="22"/>
        </w:rPr>
        <w:t>This is an interesting paper highlighting the use of energy profile-based analysis to examine evolutionary questions.</w:t>
      </w:r>
      <w:r>
        <w:rPr>
          <w:rFonts w:asciiTheme="minorBidi" w:hAnsiTheme="minorBidi" w:cstheme="minorBidi"/>
          <w:sz w:val="22"/>
          <w:szCs w:val="22"/>
        </w:rPr>
        <w:t xml:space="preserve"> </w:t>
      </w:r>
      <w:r w:rsidRPr="0014194A">
        <w:rPr>
          <w:rFonts w:asciiTheme="minorBidi" w:hAnsiTheme="minorBidi" w:cstheme="minorBidi"/>
          <w:sz w:val="22"/>
          <w:szCs w:val="22"/>
        </w:rPr>
        <w:t xml:space="preserve">The energy profile </w:t>
      </w:r>
      <w:proofErr w:type="gramStart"/>
      <w:r w:rsidRPr="0014194A">
        <w:rPr>
          <w:rFonts w:asciiTheme="minorBidi" w:hAnsiTheme="minorBidi" w:cstheme="minorBidi"/>
          <w:sz w:val="22"/>
          <w:szCs w:val="22"/>
        </w:rPr>
        <w:t>as a way to</w:t>
      </w:r>
      <w:proofErr w:type="gramEnd"/>
      <w:r w:rsidRPr="0014194A">
        <w:rPr>
          <w:rFonts w:asciiTheme="minorBidi" w:hAnsiTheme="minorBidi" w:cstheme="minorBidi"/>
          <w:sz w:val="22"/>
          <w:szCs w:val="22"/>
        </w:rPr>
        <w:t xml:space="preserve"> analyze sequence structure mapping was introduced by Eisenberg in Science 253,164(1991). Soon after </w:t>
      </w:r>
      <w:proofErr w:type="spellStart"/>
      <w:r w:rsidRPr="0014194A">
        <w:rPr>
          <w:rFonts w:asciiTheme="minorBidi" w:hAnsiTheme="minorBidi" w:cstheme="minorBidi"/>
          <w:sz w:val="22"/>
          <w:szCs w:val="22"/>
        </w:rPr>
        <w:t>Wolynes</w:t>
      </w:r>
      <w:proofErr w:type="spellEnd"/>
      <w:r w:rsidRPr="0014194A">
        <w:rPr>
          <w:rFonts w:asciiTheme="minorBidi" w:hAnsiTheme="minorBidi" w:cstheme="minorBidi"/>
          <w:sz w:val="22"/>
          <w:szCs w:val="22"/>
        </w:rPr>
        <w:t xml:space="preserve"> and coworkers showed how such profiles could be optimized using energy landscape theory in PNAS89,9029(1992)</w:t>
      </w:r>
      <w:r>
        <w:rPr>
          <w:rFonts w:asciiTheme="minorBidi" w:hAnsiTheme="minorBidi" w:cstheme="minorBidi"/>
          <w:sz w:val="22"/>
          <w:szCs w:val="22"/>
        </w:rPr>
        <w:t xml:space="preserve"> </w:t>
      </w:r>
      <w:r w:rsidRPr="0014194A">
        <w:rPr>
          <w:rFonts w:asciiTheme="minorBidi" w:hAnsiTheme="minorBidi" w:cstheme="minorBidi"/>
          <w:sz w:val="22"/>
          <w:szCs w:val="22"/>
        </w:rPr>
        <w:t>achieving success comparable to what is discussed here, but without the evolutionary aspects.</w:t>
      </w:r>
      <w:r>
        <w:rPr>
          <w:rFonts w:asciiTheme="minorBidi" w:hAnsiTheme="minorBidi" w:cstheme="minorBidi"/>
          <w:sz w:val="22"/>
          <w:szCs w:val="22"/>
        </w:rPr>
        <w:t xml:space="preserve"> </w:t>
      </w:r>
      <w:r w:rsidRPr="0014194A">
        <w:rPr>
          <w:rFonts w:asciiTheme="minorBidi" w:hAnsiTheme="minorBidi" w:cstheme="minorBidi"/>
          <w:sz w:val="22"/>
          <w:szCs w:val="22"/>
        </w:rPr>
        <w:t>These pioneering works should be cited.</w:t>
      </w:r>
    </w:p>
    <w:p w14:paraId="0C4D1290" w14:textId="457054E2" w:rsidR="0014194A" w:rsidRDefault="0014194A" w:rsidP="0014194A">
      <w:pPr>
        <w:jc w:val="lowKashida"/>
        <w:rPr>
          <w:rFonts w:asciiTheme="minorBidi" w:hAnsiTheme="minorBidi" w:cstheme="minorBidi"/>
          <w:sz w:val="22"/>
          <w:szCs w:val="22"/>
        </w:rPr>
      </w:pPr>
      <w:r w:rsidRPr="0014194A">
        <w:rPr>
          <w:rFonts w:asciiTheme="minorBidi" w:hAnsiTheme="minorBidi" w:cstheme="minorBidi"/>
          <w:sz w:val="22"/>
          <w:szCs w:val="22"/>
        </w:rPr>
        <w:t xml:space="preserve">It seems also the evolutionary analysis resembles the FRUSTRAEVO work by Ferreiro and coworkers that recently appeared in Nature Communications. </w:t>
      </w:r>
      <w:commentRangeStart w:id="5"/>
      <w:r w:rsidRPr="0014194A">
        <w:rPr>
          <w:rFonts w:asciiTheme="minorBidi" w:hAnsiTheme="minorBidi" w:cstheme="minorBidi"/>
          <w:sz w:val="22"/>
          <w:szCs w:val="22"/>
        </w:rPr>
        <w:t>This work should be compared and cited.</w:t>
      </w:r>
      <w:r>
        <w:rPr>
          <w:rFonts w:asciiTheme="minorBidi" w:hAnsiTheme="minorBidi" w:cstheme="minorBidi"/>
          <w:sz w:val="22"/>
          <w:szCs w:val="22"/>
        </w:rPr>
        <w:t xml:space="preserve"> </w:t>
      </w:r>
      <w:commentRangeEnd w:id="5"/>
      <w:r w:rsidR="00743910">
        <w:rPr>
          <w:rStyle w:val="CommentReference"/>
        </w:rPr>
        <w:commentReference w:id="5"/>
      </w:r>
      <w:r w:rsidRPr="0014194A">
        <w:rPr>
          <w:rFonts w:asciiTheme="minorBidi" w:hAnsiTheme="minorBidi" w:cstheme="minorBidi"/>
          <w:sz w:val="22"/>
          <w:szCs w:val="22"/>
        </w:rPr>
        <w:t>The examples chosen are quite nice.</w:t>
      </w:r>
    </w:p>
    <w:p w14:paraId="23FE42C1" w14:textId="77777777" w:rsidR="0014194A" w:rsidRDefault="0014194A" w:rsidP="0014194A">
      <w:pPr>
        <w:jc w:val="lowKashida"/>
        <w:rPr>
          <w:rFonts w:asciiTheme="minorBidi" w:hAnsiTheme="minorBidi" w:cstheme="minorBidi"/>
          <w:sz w:val="22"/>
          <w:szCs w:val="22"/>
        </w:rPr>
      </w:pPr>
    </w:p>
    <w:p w14:paraId="0B44C576" w14:textId="25107971" w:rsidR="0014194A" w:rsidRPr="0014194A" w:rsidRDefault="000F167E" w:rsidP="0014194A">
      <w:pPr>
        <w:jc w:val="lowKashida"/>
        <w:rPr>
          <w:rFonts w:asciiTheme="minorBidi" w:hAnsiTheme="minorBidi" w:cstheme="minorBidi"/>
          <w:color w:val="074F6A" w:themeColor="accent4" w:themeShade="80"/>
          <w:sz w:val="22"/>
          <w:szCs w:val="22"/>
        </w:rPr>
      </w:pPr>
      <w:r w:rsidRPr="000F167E">
        <w:rPr>
          <w:rFonts w:asciiTheme="minorBidi" w:hAnsiTheme="minorBidi" w:cstheme="minorBidi"/>
          <w:color w:val="074F6A" w:themeColor="accent4" w:themeShade="80"/>
          <w:sz w:val="22"/>
          <w:szCs w:val="22"/>
        </w:rPr>
        <w:t>ANSWER</w:t>
      </w:r>
      <w:r w:rsidR="0014194A" w:rsidRPr="0014194A">
        <w:rPr>
          <w:rFonts w:asciiTheme="minorBidi" w:hAnsiTheme="minorBidi" w:cstheme="minorBidi"/>
          <w:color w:val="074F6A" w:themeColor="accent4" w:themeShade="80"/>
          <w:sz w:val="22"/>
          <w:szCs w:val="22"/>
        </w:rPr>
        <w:t xml:space="preserve">: </w:t>
      </w:r>
      <w:r w:rsidR="003355EE">
        <w:rPr>
          <w:rFonts w:asciiTheme="minorBidi" w:hAnsiTheme="minorBidi" w:cstheme="minorBidi"/>
          <w:color w:val="074F6A" w:themeColor="accent4" w:themeShade="80"/>
          <w:sz w:val="22"/>
          <w:szCs w:val="22"/>
        </w:rPr>
        <w:t>We would like to t</w:t>
      </w:r>
      <w:r w:rsidR="0014194A" w:rsidRPr="0014194A">
        <w:rPr>
          <w:rFonts w:asciiTheme="minorBidi" w:hAnsiTheme="minorBidi" w:cstheme="minorBidi"/>
          <w:color w:val="074F6A" w:themeColor="accent4" w:themeShade="80"/>
          <w:sz w:val="22"/>
          <w:szCs w:val="22"/>
        </w:rPr>
        <w:t xml:space="preserve">hank </w:t>
      </w:r>
      <w:r w:rsidR="003355EE">
        <w:rPr>
          <w:rFonts w:asciiTheme="minorBidi" w:hAnsiTheme="minorBidi" w:cstheme="minorBidi"/>
          <w:color w:val="074F6A" w:themeColor="accent4" w:themeShade="80"/>
          <w:sz w:val="22"/>
          <w:szCs w:val="22"/>
        </w:rPr>
        <w:t>the reviewer for</w:t>
      </w:r>
      <w:r w:rsidR="0014194A" w:rsidRPr="0014194A">
        <w:rPr>
          <w:rFonts w:asciiTheme="minorBidi" w:hAnsiTheme="minorBidi" w:cstheme="minorBidi"/>
          <w:color w:val="074F6A" w:themeColor="accent4" w:themeShade="80"/>
          <w:sz w:val="22"/>
          <w:szCs w:val="22"/>
        </w:rPr>
        <w:t xml:space="preserve"> thoughtful and constructive feedback. </w:t>
      </w:r>
      <w:r w:rsidRPr="000F167E">
        <w:rPr>
          <w:rFonts w:asciiTheme="minorBidi" w:hAnsiTheme="minorBidi" w:cstheme="minorBidi"/>
          <w:color w:val="074F6A" w:themeColor="accent4" w:themeShade="80"/>
          <w:sz w:val="22"/>
          <w:szCs w:val="22"/>
        </w:rPr>
        <w:t>We agree</w:t>
      </w:r>
      <w:r w:rsidR="0014194A" w:rsidRPr="0014194A">
        <w:rPr>
          <w:rFonts w:asciiTheme="minorBidi" w:hAnsiTheme="minorBidi" w:cstheme="minorBidi"/>
          <w:color w:val="074F6A" w:themeColor="accent4" w:themeShade="80"/>
          <w:sz w:val="22"/>
          <w:szCs w:val="22"/>
        </w:rPr>
        <w:t xml:space="preserve"> </w:t>
      </w:r>
      <w:r w:rsidR="003355EE">
        <w:rPr>
          <w:rFonts w:asciiTheme="minorBidi" w:hAnsiTheme="minorBidi" w:cstheme="minorBidi"/>
          <w:color w:val="074F6A" w:themeColor="accent4" w:themeShade="80"/>
          <w:sz w:val="22"/>
          <w:szCs w:val="22"/>
        </w:rPr>
        <w:t>that</w:t>
      </w:r>
      <w:r w:rsidR="0014194A" w:rsidRPr="0014194A">
        <w:rPr>
          <w:rFonts w:asciiTheme="minorBidi" w:hAnsiTheme="minorBidi" w:cstheme="minorBidi"/>
          <w:color w:val="074F6A" w:themeColor="accent4" w:themeShade="80"/>
          <w:sz w:val="22"/>
          <w:szCs w:val="22"/>
        </w:rPr>
        <w:t xml:space="preserve"> the pioneering studies by Eisenberg (1991) and </w:t>
      </w:r>
      <w:proofErr w:type="spellStart"/>
      <w:r w:rsidR="0014194A" w:rsidRPr="0014194A">
        <w:rPr>
          <w:rFonts w:asciiTheme="minorBidi" w:hAnsiTheme="minorBidi" w:cstheme="minorBidi"/>
          <w:color w:val="074F6A" w:themeColor="accent4" w:themeShade="80"/>
          <w:sz w:val="22"/>
          <w:szCs w:val="22"/>
        </w:rPr>
        <w:t>Wolynes</w:t>
      </w:r>
      <w:proofErr w:type="spellEnd"/>
      <w:r w:rsidR="0014194A" w:rsidRPr="0014194A">
        <w:rPr>
          <w:rFonts w:asciiTheme="minorBidi" w:hAnsiTheme="minorBidi" w:cstheme="minorBidi"/>
          <w:color w:val="074F6A" w:themeColor="accent4" w:themeShade="80"/>
          <w:sz w:val="22"/>
          <w:szCs w:val="22"/>
        </w:rPr>
        <w:t xml:space="preserve"> et al. (1992), </w:t>
      </w:r>
      <w:r w:rsidR="003355EE">
        <w:rPr>
          <w:rFonts w:asciiTheme="minorBidi" w:hAnsiTheme="minorBidi" w:cstheme="minorBidi"/>
          <w:color w:val="074F6A" w:themeColor="accent4" w:themeShade="80"/>
          <w:sz w:val="22"/>
          <w:szCs w:val="22"/>
        </w:rPr>
        <w:t>should be cited and contextualized properly and have done so in the revised version</w:t>
      </w:r>
      <w:r w:rsidR="0014194A" w:rsidRPr="0014194A">
        <w:rPr>
          <w:rFonts w:asciiTheme="minorBidi" w:hAnsiTheme="minorBidi" w:cstheme="minorBidi"/>
          <w:color w:val="074F6A" w:themeColor="accent4" w:themeShade="80"/>
          <w:sz w:val="22"/>
          <w:szCs w:val="22"/>
        </w:rPr>
        <w:t xml:space="preserve">. </w:t>
      </w:r>
      <w:r w:rsidR="00743910">
        <w:rPr>
          <w:rFonts w:asciiTheme="minorBidi" w:hAnsiTheme="minorBidi" w:cstheme="minorBidi"/>
          <w:color w:val="074F6A" w:themeColor="accent4" w:themeShade="80"/>
          <w:sz w:val="22"/>
          <w:szCs w:val="22"/>
        </w:rPr>
        <w:t>W</w:t>
      </w:r>
      <w:r w:rsidR="0014194A" w:rsidRPr="0014194A">
        <w:rPr>
          <w:rFonts w:asciiTheme="minorBidi" w:hAnsiTheme="minorBidi" w:cstheme="minorBidi"/>
          <w:color w:val="074F6A" w:themeColor="accent4" w:themeShade="80"/>
          <w:sz w:val="22"/>
          <w:szCs w:val="22"/>
        </w:rPr>
        <w:t xml:space="preserve">e have </w:t>
      </w:r>
      <w:r w:rsidR="00743910">
        <w:rPr>
          <w:rFonts w:asciiTheme="minorBidi" w:hAnsiTheme="minorBidi" w:cstheme="minorBidi"/>
          <w:color w:val="074F6A" w:themeColor="accent4" w:themeShade="80"/>
          <w:sz w:val="22"/>
          <w:szCs w:val="22"/>
        </w:rPr>
        <w:t xml:space="preserve">now </w:t>
      </w:r>
      <w:r w:rsidR="0014194A" w:rsidRPr="0014194A">
        <w:rPr>
          <w:rFonts w:asciiTheme="minorBidi" w:hAnsiTheme="minorBidi" w:cstheme="minorBidi"/>
          <w:color w:val="074F6A" w:themeColor="accent4" w:themeShade="80"/>
          <w:sz w:val="22"/>
          <w:szCs w:val="22"/>
        </w:rPr>
        <w:t>incorporated the following discussion into the introduction (Page 3</w:t>
      </w:r>
      <w:r w:rsidR="00743910">
        <w:rPr>
          <w:rFonts w:asciiTheme="minorBidi" w:hAnsiTheme="minorBidi" w:cstheme="minorBidi"/>
          <w:color w:val="074F6A" w:themeColor="accent4" w:themeShade="80"/>
          <w:sz w:val="22"/>
          <w:szCs w:val="22"/>
        </w:rPr>
        <w:t xml:space="preserve"> of the revised </w:t>
      </w:r>
      <w:proofErr w:type="spellStart"/>
      <w:r w:rsidR="00743910">
        <w:rPr>
          <w:rFonts w:asciiTheme="minorBidi" w:hAnsiTheme="minorBidi" w:cstheme="minorBidi"/>
          <w:color w:val="074F6A" w:themeColor="accent4" w:themeShade="80"/>
          <w:sz w:val="22"/>
          <w:szCs w:val="22"/>
        </w:rPr>
        <w:t>ms</w:t>
      </w:r>
      <w:proofErr w:type="spellEnd"/>
      <w:r w:rsidR="0014194A" w:rsidRPr="0014194A">
        <w:rPr>
          <w:rFonts w:asciiTheme="minorBidi" w:hAnsiTheme="minorBidi" w:cstheme="minorBidi"/>
          <w:color w:val="074F6A" w:themeColor="accent4" w:themeShade="80"/>
          <w:sz w:val="22"/>
          <w:szCs w:val="22"/>
        </w:rPr>
        <w:t>):</w:t>
      </w:r>
    </w:p>
    <w:p w14:paraId="685802BD" w14:textId="77777777" w:rsidR="0014194A" w:rsidRPr="0014194A" w:rsidRDefault="0014194A" w:rsidP="0014194A">
      <w:pPr>
        <w:jc w:val="lowKashida"/>
        <w:rPr>
          <w:rFonts w:asciiTheme="minorBidi" w:hAnsiTheme="minorBidi" w:cstheme="minorBidi"/>
          <w:color w:val="FF0000"/>
          <w:sz w:val="22"/>
          <w:szCs w:val="22"/>
        </w:rPr>
      </w:pPr>
      <w:commentRangeStart w:id="6"/>
      <w:r w:rsidRPr="0014194A">
        <w:rPr>
          <w:rFonts w:asciiTheme="minorBidi" w:hAnsiTheme="minorBidi" w:cstheme="minorBidi"/>
          <w:color w:val="FF0000"/>
          <w:sz w:val="22"/>
          <w:szCs w:val="22"/>
        </w:rPr>
        <w:t>"The concept of using energy profiles to evaluate protein structures was initially introduced by Eisenberg</w:t>
      </w:r>
      <w:r w:rsidRPr="0014194A">
        <w:rPr>
          <w:rFonts w:asciiTheme="minorBidi" w:hAnsiTheme="minorBidi" w:cstheme="minorBidi"/>
          <w:color w:val="FF0000"/>
          <w:sz w:val="22"/>
          <w:szCs w:val="22"/>
          <w:vertAlign w:val="superscript"/>
        </w:rPr>
        <w:t>10</w:t>
      </w:r>
      <w:r w:rsidRPr="0014194A">
        <w:rPr>
          <w:rFonts w:asciiTheme="minorBidi" w:hAnsiTheme="minorBidi" w:cstheme="minorBidi"/>
          <w:color w:val="FF0000"/>
          <w:sz w:val="22"/>
          <w:szCs w:val="22"/>
        </w:rPr>
        <w:t xml:space="preserve">, who developed a method for mapping amino acid sequences to structural folds based on energy profiles. This approach enabled an early computational framework for assessing the compatibility of protein sequences with specific structural conformations. Soon after, </w:t>
      </w:r>
      <w:proofErr w:type="spellStart"/>
      <w:r w:rsidRPr="0014194A">
        <w:rPr>
          <w:rFonts w:asciiTheme="minorBidi" w:hAnsiTheme="minorBidi" w:cstheme="minorBidi"/>
          <w:color w:val="FF0000"/>
          <w:sz w:val="22"/>
          <w:szCs w:val="22"/>
        </w:rPr>
        <w:t>Wolynes</w:t>
      </w:r>
      <w:proofErr w:type="spellEnd"/>
      <w:r w:rsidRPr="0014194A">
        <w:rPr>
          <w:rFonts w:asciiTheme="minorBidi" w:hAnsiTheme="minorBidi" w:cstheme="minorBidi"/>
          <w:color w:val="FF0000"/>
          <w:sz w:val="22"/>
          <w:szCs w:val="22"/>
        </w:rPr>
        <w:t xml:space="preserve"> and co-workers</w:t>
      </w:r>
      <w:r w:rsidRPr="0014194A">
        <w:rPr>
          <w:rFonts w:asciiTheme="minorBidi" w:hAnsiTheme="minorBidi" w:cstheme="minorBidi"/>
          <w:color w:val="FF0000"/>
          <w:sz w:val="22"/>
          <w:szCs w:val="22"/>
          <w:vertAlign w:val="superscript"/>
        </w:rPr>
        <w:t>11</w:t>
      </w:r>
      <w:r w:rsidRPr="0014194A">
        <w:rPr>
          <w:rFonts w:asciiTheme="minorBidi" w:hAnsiTheme="minorBidi" w:cstheme="minorBidi"/>
          <w:color w:val="FF0000"/>
          <w:sz w:val="22"/>
          <w:szCs w:val="22"/>
        </w:rPr>
        <w:t xml:space="preserve"> expanded this study by applying energy landscape theory, utilizing optimized Hamiltonians to predict protein folding pathways. They introduced the spin-glass model to navigate the complex energy landscape of protein folding, ensuring that the native fold represents a global energy minimum. These pioneering methods laid the groundwork for modern approaches that predict protein structures using energy-based techniques."</w:t>
      </w:r>
      <w:commentRangeEnd w:id="6"/>
      <w:r w:rsidR="00743910">
        <w:rPr>
          <w:rStyle w:val="CommentReference"/>
        </w:rPr>
        <w:commentReference w:id="6"/>
      </w:r>
    </w:p>
    <w:p w14:paraId="136DFE11" w14:textId="77777777" w:rsidR="0014194A" w:rsidRPr="0014194A" w:rsidRDefault="0014194A" w:rsidP="0014194A">
      <w:pPr>
        <w:jc w:val="lowKashida"/>
        <w:rPr>
          <w:rFonts w:asciiTheme="minorBidi" w:hAnsiTheme="minorBidi" w:cstheme="minorBidi"/>
          <w:color w:val="074F6A" w:themeColor="accent4" w:themeShade="80"/>
          <w:sz w:val="22"/>
          <w:szCs w:val="22"/>
        </w:rPr>
      </w:pPr>
      <w:r w:rsidRPr="0014194A">
        <w:rPr>
          <w:rFonts w:asciiTheme="minorBidi" w:hAnsiTheme="minorBidi" w:cstheme="minorBidi"/>
          <w:color w:val="074F6A" w:themeColor="accent4" w:themeShade="80"/>
          <w:sz w:val="22"/>
          <w:szCs w:val="22"/>
        </w:rPr>
        <w:t>Regarding your second point about the evolutionary analysis resembling the FRUSTRAEVO work by Ferreiro and coworkers, we acknowledge the relevance of this recent study. </w:t>
      </w:r>
    </w:p>
    <w:p w14:paraId="7DB89588" w14:textId="77777777" w:rsidR="0014194A" w:rsidRPr="0014194A" w:rsidRDefault="0014194A" w:rsidP="0014194A">
      <w:pPr>
        <w:jc w:val="lowKashida"/>
        <w:rPr>
          <w:rFonts w:asciiTheme="minorBidi" w:hAnsiTheme="minorBidi" w:cstheme="minorBidi"/>
          <w:color w:val="074F6A" w:themeColor="accent4" w:themeShade="80"/>
          <w:sz w:val="22"/>
          <w:szCs w:val="22"/>
        </w:rPr>
      </w:pPr>
      <w:r w:rsidRPr="0014194A">
        <w:rPr>
          <w:rFonts w:asciiTheme="minorBidi" w:hAnsiTheme="minorBidi" w:cstheme="minorBidi"/>
          <w:color w:val="074F6A" w:themeColor="accent4" w:themeShade="80"/>
          <w:sz w:val="22"/>
          <w:szCs w:val="22"/>
        </w:rPr>
        <w:t xml:space="preserve">Ferreiro et al. developed a method to assess frustration levels across multiple sequence alignments (MSAs) using various frustration indices, such as the Single Residue Frustration Index and pairwise interaction indices, to identify conserved frustration patterns. This approach is implemented through tools like </w:t>
      </w:r>
      <w:proofErr w:type="spellStart"/>
      <w:r w:rsidRPr="0014194A">
        <w:rPr>
          <w:rFonts w:asciiTheme="minorBidi" w:hAnsiTheme="minorBidi" w:cstheme="minorBidi"/>
          <w:color w:val="074F6A" w:themeColor="accent4" w:themeShade="80"/>
          <w:sz w:val="22"/>
          <w:szCs w:val="22"/>
        </w:rPr>
        <w:t>FrustraEvo</w:t>
      </w:r>
      <w:proofErr w:type="spellEnd"/>
      <w:r w:rsidRPr="0014194A">
        <w:rPr>
          <w:rFonts w:asciiTheme="minorBidi" w:hAnsiTheme="minorBidi" w:cstheme="minorBidi"/>
          <w:color w:val="074F6A" w:themeColor="accent4" w:themeShade="80"/>
          <w:sz w:val="22"/>
          <w:szCs w:val="22"/>
        </w:rPr>
        <w:t xml:space="preserve"> and </w:t>
      </w:r>
      <w:proofErr w:type="spellStart"/>
      <w:r w:rsidRPr="0014194A">
        <w:rPr>
          <w:rFonts w:asciiTheme="minorBidi" w:hAnsiTheme="minorBidi" w:cstheme="minorBidi"/>
          <w:color w:val="074F6A" w:themeColor="accent4" w:themeShade="80"/>
          <w:sz w:val="22"/>
          <w:szCs w:val="22"/>
        </w:rPr>
        <w:t>FrustratometeR</w:t>
      </w:r>
      <w:proofErr w:type="spellEnd"/>
      <w:r w:rsidRPr="0014194A">
        <w:rPr>
          <w:rFonts w:asciiTheme="minorBidi" w:hAnsiTheme="minorBidi" w:cstheme="minorBidi"/>
          <w:color w:val="074F6A" w:themeColor="accent4" w:themeShade="80"/>
          <w:sz w:val="22"/>
          <w:szCs w:val="22"/>
        </w:rPr>
        <w:t xml:space="preserve">, which provide detailed analyses of evolutionary divergence within protein families. They demonstrated how </w:t>
      </w:r>
      <w:commentRangeStart w:id="7"/>
      <w:r w:rsidRPr="0014194A">
        <w:rPr>
          <w:rFonts w:asciiTheme="minorBidi" w:hAnsiTheme="minorBidi" w:cstheme="minorBidi"/>
          <w:color w:val="074F6A" w:themeColor="accent4" w:themeShade="80"/>
          <w:sz w:val="22"/>
          <w:szCs w:val="22"/>
        </w:rPr>
        <w:t xml:space="preserve">local frustration </w:t>
      </w:r>
      <w:commentRangeEnd w:id="7"/>
      <w:r w:rsidR="00743910">
        <w:rPr>
          <w:rStyle w:val="CommentReference"/>
        </w:rPr>
        <w:commentReference w:id="7"/>
      </w:r>
      <w:r w:rsidRPr="0014194A">
        <w:rPr>
          <w:rFonts w:asciiTheme="minorBidi" w:hAnsiTheme="minorBidi" w:cstheme="minorBidi"/>
          <w:color w:val="074F6A" w:themeColor="accent4" w:themeShade="80"/>
          <w:sz w:val="22"/>
          <w:szCs w:val="22"/>
        </w:rPr>
        <w:t xml:space="preserve">can influence protein foldability and function, with case studies on α and β </w:t>
      </w:r>
      <w:proofErr w:type="spellStart"/>
      <w:r w:rsidRPr="0014194A">
        <w:rPr>
          <w:rFonts w:asciiTheme="minorBidi" w:hAnsiTheme="minorBidi" w:cstheme="minorBidi"/>
          <w:color w:val="074F6A" w:themeColor="accent4" w:themeShade="80"/>
          <w:sz w:val="22"/>
          <w:szCs w:val="22"/>
        </w:rPr>
        <w:t>globins</w:t>
      </w:r>
      <w:proofErr w:type="spellEnd"/>
      <w:r w:rsidRPr="0014194A">
        <w:rPr>
          <w:rFonts w:asciiTheme="minorBidi" w:hAnsiTheme="minorBidi" w:cstheme="minorBidi"/>
          <w:color w:val="074F6A" w:themeColor="accent4" w:themeShade="80"/>
          <w:sz w:val="22"/>
          <w:szCs w:val="22"/>
        </w:rPr>
        <w:t>, as well as the SARS-CoV-2 dataset. By assigning a frustration score to each position, their method allowed for a comprehensive analysis of the SARS-CoV-2 proteome, identifying functionally relevant sites within viral proteins based on conserved frustration patterns. In contrast, our study assigns an energy profile to each protein rather than generating a score for individual positions. Our method represents each protein as a comprehensive energy profile, asserting that proteins within different families, superfamilies, or folds exhibit different energy profiles. While both approaches share the assumption that local energetic frustration reflects evolutionary and functional constraints, the key difference lies in implementation: Ferreiro et al.'s method assigns frustration scores to each position, enabling the identification of critical residues for protein function. In our approach, however, we analyze the overall energy profile of proteins, focusing on broader structural and evolutionary patterns rather than pinpointing individual functional residues.</w:t>
      </w:r>
    </w:p>
    <w:p w14:paraId="2D4D8DED" w14:textId="77777777" w:rsidR="0014194A" w:rsidRPr="0014194A" w:rsidRDefault="0014194A" w:rsidP="0014194A">
      <w:pPr>
        <w:jc w:val="lowKashida"/>
        <w:rPr>
          <w:rFonts w:asciiTheme="minorBidi" w:hAnsiTheme="minorBidi" w:cstheme="minorBidi"/>
          <w:color w:val="074F6A" w:themeColor="accent4" w:themeShade="80"/>
          <w:sz w:val="22"/>
          <w:szCs w:val="22"/>
        </w:rPr>
      </w:pPr>
      <w:r w:rsidRPr="0014194A">
        <w:rPr>
          <w:rFonts w:asciiTheme="minorBidi" w:hAnsiTheme="minorBidi" w:cstheme="minorBidi"/>
          <w:color w:val="074F6A" w:themeColor="accent4" w:themeShade="80"/>
          <w:sz w:val="22"/>
          <w:szCs w:val="22"/>
        </w:rPr>
        <w:t>We utilized a coronavirus dataset generated and analyzed by Freiberger et al. In the revised manuscript, we have included a new section (Section 3.8) titled "Large-Scale Application of Family Detection in Coronaviruses," which presents the results of our method in comparison with TM-</w:t>
      </w:r>
      <w:proofErr w:type="spellStart"/>
      <w:r w:rsidRPr="0014194A">
        <w:rPr>
          <w:rFonts w:asciiTheme="minorBidi" w:hAnsiTheme="minorBidi" w:cstheme="minorBidi"/>
          <w:color w:val="074F6A" w:themeColor="accent4" w:themeShade="80"/>
          <w:sz w:val="22"/>
          <w:szCs w:val="22"/>
        </w:rPr>
        <w:t>Vec</w:t>
      </w:r>
      <w:proofErr w:type="spellEnd"/>
      <w:r w:rsidRPr="0014194A">
        <w:rPr>
          <w:rFonts w:asciiTheme="minorBidi" w:hAnsiTheme="minorBidi" w:cstheme="minorBidi"/>
          <w:color w:val="074F6A" w:themeColor="accent4" w:themeShade="80"/>
          <w:sz w:val="22"/>
          <w:szCs w:val="22"/>
        </w:rPr>
        <w:t>. </w:t>
      </w:r>
    </w:p>
    <w:p w14:paraId="240A59A0" w14:textId="77777777" w:rsidR="00F36956" w:rsidRPr="00145BB3" w:rsidRDefault="00F36956" w:rsidP="00F36956">
      <w:pPr>
        <w:spacing w:line="360" w:lineRule="auto"/>
        <w:rPr>
          <w:rFonts w:asciiTheme="minorBidi" w:hAnsiTheme="minorBidi" w:cstheme="minorBidi"/>
          <w:b/>
          <w:color w:val="FF0000"/>
          <w:sz w:val="22"/>
          <w:szCs w:val="22"/>
        </w:rPr>
      </w:pPr>
      <w:r w:rsidRPr="00145BB3">
        <w:rPr>
          <w:rFonts w:asciiTheme="minorBidi" w:hAnsiTheme="minorBidi" w:cstheme="minorBidi"/>
          <w:b/>
          <w:color w:val="FF0000"/>
          <w:sz w:val="22"/>
          <w:szCs w:val="22"/>
        </w:rPr>
        <w:t>3.8 Large-Scale Application of Family Detection in Coronaviruses</w:t>
      </w:r>
    </w:p>
    <w:p w14:paraId="3C1D01C7" w14:textId="53F3B08D" w:rsidR="00F36956" w:rsidRPr="00145BB3" w:rsidRDefault="00F36956" w:rsidP="00F36956">
      <w:pPr>
        <w:spacing w:line="360" w:lineRule="auto"/>
        <w:jc w:val="lowKashida"/>
        <w:rPr>
          <w:rFonts w:asciiTheme="minorBidi" w:hAnsiTheme="minorBidi" w:cstheme="minorBidi"/>
          <w:bCs/>
          <w:color w:val="FF0000"/>
          <w:sz w:val="22"/>
          <w:szCs w:val="22"/>
        </w:rPr>
      </w:pPr>
      <w:r w:rsidRPr="00145BB3">
        <w:rPr>
          <w:rFonts w:asciiTheme="minorBidi" w:hAnsiTheme="minorBidi" w:cstheme="minorBidi"/>
          <w:bCs/>
          <w:color w:val="FF0000"/>
          <w:sz w:val="22"/>
          <w:szCs w:val="22"/>
        </w:rPr>
        <w:lastRenderedPageBreak/>
        <w:t>To evaluate our method on a larger dataset, we utilized a coronavirus dataset that was previously generated and analyzed by Freiberger et al.</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&lt;EndNote&gt;&lt;Cite&gt;&lt;Author&gt;Freiberger&lt;/Author&gt;&lt;Year&gt;2023&lt;/Year&gt;&lt;RecNum&gt;110&lt;/RecNum&gt;&lt;DisplayText&gt;&lt;style face="superscript"&gt;27&lt;/style&gt;&lt;/DisplayText&gt;&lt;record&gt;&lt;rec-number&gt;110&lt;/rec-number&gt;&lt;foreign-keys&gt;&lt;key app="EN" db-id="wxt0aspe0sssdue5pvev2tehtefzv5wwz2vx" timestamp="1728309490"&gt;110&lt;/key&gt;&lt;/foreign-keys&gt;&lt;ref-type name="Journal Article"&gt;17&lt;/ref-type&gt;&lt;contributors&gt;&lt;authors&gt;&lt;author&gt;Freiberger, Maria I.&lt;/author&gt;&lt;author&gt;Ruiz-Serra, Victoria&lt;/author&gt;&lt;author&gt;Pontes, Camila&lt;/author&gt;&lt;author&gt;Romero-Durana, Miguel&lt;/author&gt;&lt;author&gt;Galaz-Davison, Pablo&lt;/author&gt;&lt;author&gt;Ramírez-Sarmiento, Cesar A.&lt;/author&gt;&lt;author&gt;Schuster, Claudio D.&lt;/author&gt;&lt;author&gt;Marti, Marcelo A.&lt;/author&gt;&lt;author&gt;Wolynes, Peter G.&lt;/author&gt;&lt;author&gt;Ferreiro, Diego U.&lt;/author&gt;&lt;author&gt;Parra, R. Gonzalo&lt;/author&gt;&lt;author&gt;Valencia, Alfonso&lt;/author&gt;&lt;/authors&gt;&lt;/contributors&gt;&lt;titles&gt;&lt;title&gt;Local energetic frustration conservation in protein families and superfamilies&lt;/title&gt;&lt;secondary-title&gt;Nature Communications&lt;/secondary-title&gt;&lt;/titles&gt;&lt;periodical&gt;&lt;full-title&gt;Nature Communications&lt;/full-title&gt;&lt;/periodical&gt;&lt;pages&gt;8379&lt;/pages&gt;&lt;volume&gt;14&lt;/volume&gt;&lt;number&gt;1&lt;/number&gt;&lt;dates&gt;&lt;year&gt;2023&lt;/year&gt;&lt;pub-dates&gt;&lt;date&gt;2023/12/16&lt;/date&gt;&lt;/pub-dates&gt;&lt;/dates&gt;&lt;isbn&gt;2041-1723&lt;/isbn&gt;&lt;urls&gt;&lt;related-urls&gt;&lt;url&gt;https://doi.org/10.1038/s41467-023-43801-2&lt;/url&gt;&lt;/related-urls&gt;&lt;/urls&gt;&lt;electronic-resource-num&gt;10.1038/s41467-023-43801-2&lt;/electronic-resource-num&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27</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xml:space="preserve"> Initially, they retrieved homologous sequences from the SARS-CoV-2 reference genome MN985325, with low-quality and non-</w:t>
      </w:r>
      <w:proofErr w:type="spellStart"/>
      <w:r w:rsidRPr="00145BB3">
        <w:rPr>
          <w:rFonts w:asciiTheme="minorBidi" w:hAnsiTheme="minorBidi" w:cstheme="minorBidi"/>
          <w:bCs/>
          <w:color w:val="FF0000"/>
          <w:sz w:val="22"/>
          <w:szCs w:val="22"/>
        </w:rPr>
        <w:t>Coronaviridae</w:t>
      </w:r>
      <w:proofErr w:type="spellEnd"/>
      <w:r w:rsidRPr="00145BB3">
        <w:rPr>
          <w:rFonts w:asciiTheme="minorBidi" w:hAnsiTheme="minorBidi" w:cstheme="minorBidi"/>
          <w:bCs/>
          <w:color w:val="FF0000"/>
          <w:sz w:val="22"/>
          <w:szCs w:val="22"/>
        </w:rPr>
        <w:t xml:space="preserve"> sequences excluded</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&lt;EndNote&gt;&lt;Cite&gt;&lt;Author&gt;Gordon&lt;/Author&gt;&lt;Year&gt;2020&lt;/Year&gt;&lt;RecNum&gt;109&lt;/RecNum&gt;&lt;DisplayText&gt;&lt;style face="superscript"&gt;37&lt;/style&gt;&lt;/DisplayText&gt;&lt;record&gt;&lt;rec-number&gt;109&lt;/rec-number&gt;&lt;foreign-keys&gt;&lt;key app="EN" db-id="pz9x0eawezazasetddmx2xtwpax0wt0f2pat" timestamp="1728282135"&gt;109&lt;/key&gt;&lt;/foreign-keys&gt;&lt;ref-type name="Journal Article"&gt;17&lt;/ref-type&gt;&lt;contributors&gt;&lt;authors&gt;&lt;author&gt;Gordon, David E&lt;/author&gt;&lt;author&gt;Jang, Gwendolyn M&lt;/author&gt;&lt;author&gt;Bouhaddou, Mehdi&lt;/author&gt;&lt;author&gt;Xu, Jiewei&lt;/author&gt;&lt;author&gt;Obernier, Kirsten&lt;/author&gt;&lt;author&gt;White, Kris M&lt;/author&gt;&lt;author&gt;O’Meara, Matthew J&lt;/author&gt;&lt;author&gt;Rezelj, Veronica V&lt;/author&gt;&lt;author&gt;Guo, Jeffrey Z&lt;/author&gt;&lt;author&gt;Swaney, Danielle L&lt;/author&gt;&lt;/authors&gt;&lt;/contributors&gt;&lt;titles&gt;&lt;title&gt;A SARS-CoV-2 protein interaction map reveals targets for drug repurposing&lt;/title&gt;&lt;secondary-title&gt;Nature&lt;/secondary-title&gt;&lt;/titles&gt;&lt;periodical&gt;&lt;full-title&gt;Nature&lt;/full-title&gt;&lt;/periodical&gt;&lt;pages&gt;459-468&lt;/pages&gt;&lt;volume&gt;583&lt;/volume&gt;&lt;number&gt;7816&lt;/number&gt;&lt;dates&gt;&lt;year&gt;2020&lt;/year&gt;&lt;/dates&gt;&lt;isbn&gt;0028-0836&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37</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Then sequences aligned using MAFFT software</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&lt;EndNote&gt;&lt;Cite&gt;&lt;Author&gt;Katoh&lt;/Author&gt;&lt;Year&gt;2002&lt;/Year&gt;&lt;RecNum&gt;110&lt;/RecNum&gt;&lt;DisplayText&gt;&lt;style face="superscript"&gt;38&lt;/style&gt;&lt;/DisplayText&gt;&lt;record&gt;&lt;rec-number&gt;110&lt;/rec-number&gt;&lt;foreign-keys&gt;&lt;key app="EN" db-id="pz9x0eawezazasetddmx2xtwpax0wt0f2pat" timestamp="1728282180"&gt;110&lt;/key&gt;&lt;/foreign-keys&gt;&lt;ref-type name="Journal Article"&gt;17&lt;/ref-type&gt;&lt;contributors&gt;&lt;authors&gt;&lt;author&gt;Katoh, Kazutaka&lt;/author&gt;&lt;author&gt;Misawa, Kazuharu&lt;/author&gt;&lt;author&gt;Kuma, Kei</w:instrText>
      </w:r>
      <w:r w:rsidRPr="00145BB3">
        <w:rPr>
          <w:rFonts w:ascii="Cambria Math" w:hAnsi="Cambria Math" w:cs="Cambria Math"/>
          <w:bCs/>
          <w:color w:val="FF0000"/>
          <w:sz w:val="22"/>
          <w:szCs w:val="22"/>
        </w:rPr>
        <w:instrText>‐</w:instrText>
      </w:r>
      <w:r w:rsidRPr="00145BB3">
        <w:rPr>
          <w:rFonts w:asciiTheme="minorBidi" w:hAnsiTheme="minorBidi" w:cstheme="minorBidi"/>
          <w:bCs/>
          <w:color w:val="FF0000"/>
          <w:sz w:val="22"/>
          <w:szCs w:val="22"/>
        </w:rPr>
        <w:instrText>ichi&lt;/author&gt;&lt;author&gt;Miyata, Takashi&lt;/author&gt;&lt;/authors&gt;&lt;/contributors&gt;&lt;titles&gt;&lt;title&gt;MAFFT: a novel method for rapid multiple sequence alignment based on fast Fourier transform&lt;/title&gt;&lt;secondary-title&gt;Nucleic acids research&lt;/secondary-title&gt;&lt;/titles&gt;&lt;periodical&gt;&lt;full-title&gt;Nucleic acids research&lt;/full-title&gt;&lt;/periodical&gt;&lt;pages&gt;3059-3066&lt;/pages&gt;&lt;volume&gt;30&lt;/volume&gt;&lt;number&gt;14&lt;/number&gt;&lt;dates&gt;&lt;year&gt;2002&lt;/year&gt;&lt;/dates&gt;&lt;isbn&gt;1362-4962&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38</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with non-structural protein sequences trimmed to focus on regions specifically relevant to SARS-CoV-2. These aligned sequences were then clustered using CD-Hit</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&lt;EndNote&gt;&lt;Cite&gt;&lt;Author&gt;Li&lt;/Author&gt;&lt;Year&gt;2001&lt;/Year&gt;&lt;RecNum&gt;111&lt;/RecNum&gt;&lt;DisplayText&gt;&lt;style face="superscript"&gt;39&lt;/style&gt;&lt;/DisplayText&gt;&lt;record&gt;&lt;rec-number&gt;111&lt;/rec-number&gt;&lt;foreign-keys&gt;&lt;key app="EN" db-id="pz9x0eawezazasetddmx2xtwpax0wt0f2pat" timestamp="1728282244"&gt;111&lt;/key&gt;&lt;/foreign-keys&gt;&lt;ref-type name="Journal Article"&gt;17&lt;/ref-type&gt;&lt;contributors&gt;&lt;authors&gt;&lt;author&gt;Li, Weizhong&lt;/author&gt;&lt;author&gt;Jaroszewski, Lukasz&lt;/author&gt;&lt;author&gt;Godzik, Adam&lt;/author&gt;&lt;/authors&gt;&lt;/contributors&gt;&lt;titles&gt;&lt;title&gt;Clustering of highly homologous sequences to reduce the size of large protein databases&lt;/title&gt;&lt;secondary-title&gt;Bioinformatics&lt;/secondary-title&gt;&lt;/titles&gt;&lt;periodical&gt;&lt;full-title&gt;Bioinformatics&lt;/full-title&gt;&lt;/periodical&gt;&lt;pages&gt;282-283&lt;/pages&gt;&lt;volume&gt;17&lt;/volume&gt;&lt;number&gt;3&lt;/number&gt;&lt;dates&gt;&lt;year&gt;2001&lt;/year&gt;&lt;/dates&gt;&lt;isbn&gt;1367-4811&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39</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xml:space="preserve"> to ensure high similarity within each cluster. Structural models for these sequences were generated using AlphaFold2, retaining only those that met stringent quality criteria. The high-quality models were subsequently grouped into subfamilies using S3Det software</w:t>
      </w:r>
      <w:r w:rsidRPr="00145BB3">
        <w:rPr>
          <w:rFonts w:asciiTheme="minorBidi" w:hAnsiTheme="minorBidi" w:cstheme="minorBidi"/>
          <w:bCs/>
          <w:color w:val="FF0000"/>
          <w:sz w:val="22"/>
          <w:szCs w:val="22"/>
        </w:rPr>
        <w:fldChar w:fldCharType="begin"/>
      </w:r>
      <w:r w:rsidRPr="00145BB3">
        <w:rPr>
          <w:rFonts w:asciiTheme="minorBidi" w:hAnsiTheme="minorBidi" w:cstheme="minorBidi"/>
          <w:bCs/>
          <w:color w:val="FF0000"/>
          <w:sz w:val="22"/>
          <w:szCs w:val="22"/>
        </w:rPr>
        <w:instrText xml:space="preserve"> ADDIN EN.CITE &lt;EndNote&gt;&lt;Cite&gt;&lt;Author&gt;Rausell&lt;/Author&gt;&lt;Year&gt;2010&lt;/Year&gt;&lt;RecNum&gt;112&lt;/RecNum&gt;&lt;DisplayText&gt;&lt;style face="superscript"&gt;40&lt;/style&gt;&lt;/DisplayText&gt;&lt;record&gt;&lt;rec-number&gt;112&lt;/rec-number&gt;&lt;foreign-keys&gt;&lt;key app="EN" db-id="pz9x0eawezazasetddmx2xtwpax0wt0f2pat" timestamp="1728282477"&gt;112&lt;/key&gt;&lt;/foreign-keys&gt;&lt;ref-type name="Journal Article"&gt;17&lt;/ref-type&gt;&lt;contributors&gt;&lt;authors&gt;&lt;author&gt;Rausell, Antonio&lt;/author&gt;&lt;author&gt;Juan, David&lt;/author&gt;&lt;author&gt;Pazos, Florencio&lt;/author&gt;&lt;author&gt;Valencia, Alfonso&lt;/author&gt;&lt;/authors&gt;&lt;/contributors&gt;&lt;titles&gt;&lt;title&gt;Protein interactions and ligand binding: from protein subfamilies to functional specificity&lt;/title&gt;&lt;secondary-title&gt;Proceedings of the National Academy of Sciences&lt;/secondary-title&gt;&lt;/titles&gt;&lt;periodical&gt;&lt;full-title&gt;Proceedings of the National Academy of Sciences&lt;/full-title&gt;&lt;/periodical&gt;&lt;pages&gt;1995-2000&lt;/pages&gt;&lt;volume&gt;107&lt;/volume&gt;&lt;number&gt;5&lt;/number&gt;&lt;dates&gt;&lt;year&gt;2010&lt;/year&gt;&lt;/dates&gt;&lt;isbn&gt;0027-8424&lt;/isbn&gt;&lt;urls&gt;&lt;/urls&gt;&lt;/record&gt;&lt;/Cite&gt;&lt;/EndNote&gt;</w:instrText>
      </w:r>
      <w:r w:rsidRPr="00145BB3">
        <w:rPr>
          <w:rFonts w:asciiTheme="minorBidi" w:hAnsiTheme="minorBidi" w:cstheme="minorBidi"/>
          <w:bCs/>
          <w:color w:val="FF0000"/>
          <w:sz w:val="22"/>
          <w:szCs w:val="22"/>
        </w:rPr>
        <w:fldChar w:fldCharType="separate"/>
      </w:r>
      <w:r w:rsidRPr="00145BB3">
        <w:rPr>
          <w:rFonts w:asciiTheme="minorBidi" w:hAnsiTheme="minorBidi" w:cstheme="minorBidi"/>
          <w:bCs/>
          <w:noProof/>
          <w:color w:val="FF0000"/>
          <w:sz w:val="22"/>
          <w:szCs w:val="22"/>
          <w:vertAlign w:val="superscript"/>
        </w:rPr>
        <w:t>40</w:t>
      </w:r>
      <w:r w:rsidRPr="00145BB3">
        <w:rPr>
          <w:rFonts w:asciiTheme="minorBidi" w:hAnsiTheme="minorBidi" w:cstheme="minorBidi"/>
          <w:bCs/>
          <w:color w:val="FF0000"/>
          <w:sz w:val="22"/>
          <w:szCs w:val="22"/>
        </w:rPr>
        <w:fldChar w:fldCharType="end"/>
      </w:r>
      <w:r w:rsidRPr="00145BB3">
        <w:rPr>
          <w:rFonts w:asciiTheme="minorBidi" w:hAnsiTheme="minorBidi" w:cstheme="minorBidi"/>
          <w:bCs/>
          <w:color w:val="FF0000"/>
          <w:sz w:val="22"/>
          <w:szCs w:val="22"/>
        </w:rPr>
        <w:t>, allowing for the identification of Specificity Determining Positions (SDPs) within the proteins. This meticulous process resulted in a final set of 28 high-quality protein families, comprising 4,405 protein models. For each protein in this dataset, we computed the energy profiles CPE and SPE, along with the distance between these profiles and the cosine similarity between pairs of TM-</w:t>
      </w:r>
      <w:proofErr w:type="spellStart"/>
      <w:r w:rsidRPr="00145BB3">
        <w:rPr>
          <w:rFonts w:asciiTheme="minorBidi" w:hAnsiTheme="minorBidi" w:cstheme="minorBidi"/>
          <w:bCs/>
          <w:color w:val="FF0000"/>
          <w:sz w:val="22"/>
          <w:szCs w:val="22"/>
        </w:rPr>
        <w:t>Vec</w:t>
      </w:r>
      <w:proofErr w:type="spellEnd"/>
      <w:r w:rsidRPr="00145BB3">
        <w:rPr>
          <w:rFonts w:asciiTheme="minorBidi" w:hAnsiTheme="minorBidi" w:cstheme="minorBidi"/>
          <w:bCs/>
          <w:color w:val="FF0000"/>
          <w:sz w:val="22"/>
          <w:szCs w:val="22"/>
        </w:rPr>
        <w:t xml:space="preserve"> representations. The 1-nearest neighbor (1-NN) method was then utilized to classify the proteins into different families. The results, shown in Table </w:t>
      </w:r>
      <w:commentRangeStart w:id="8"/>
      <w:r w:rsidRPr="00145BB3">
        <w:rPr>
          <w:rFonts w:asciiTheme="minorBidi" w:hAnsiTheme="minorBidi" w:cstheme="minorBidi"/>
          <w:bCs/>
          <w:color w:val="FF0000"/>
          <w:sz w:val="22"/>
          <w:szCs w:val="22"/>
        </w:rPr>
        <w:t>5</w:t>
      </w:r>
      <w:commentRangeEnd w:id="8"/>
      <w:r w:rsidR="00743910">
        <w:rPr>
          <w:rStyle w:val="CommentReference"/>
        </w:rPr>
        <w:commentReference w:id="8"/>
      </w:r>
      <w:r w:rsidRPr="00145BB3">
        <w:rPr>
          <w:rFonts w:asciiTheme="minorBidi" w:hAnsiTheme="minorBidi" w:cstheme="minorBidi"/>
          <w:bCs/>
          <w:color w:val="FF0000"/>
          <w:sz w:val="22"/>
          <w:szCs w:val="22"/>
        </w:rPr>
        <w:t xml:space="preserve">, include metrics for accuracy and F1-score, demonstrating the effectiveness of our model. Both methods achieved performance levels near 100%, with CPE offering faster performance. Detailed outcomes of the 1-NN classification are </w:t>
      </w:r>
      <w:ins w:id="9" w:author="Andressoo, Jaan-Olle" w:date="2024-10-24T12:32:00Z">
        <w:r w:rsidR="00475AC1">
          <w:rPr>
            <w:rFonts w:asciiTheme="minorBidi" w:hAnsiTheme="minorBidi" w:cstheme="minorBidi"/>
            <w:bCs/>
            <w:color w:val="FF0000"/>
            <w:sz w:val="22"/>
            <w:szCs w:val="22"/>
          </w:rPr>
          <w:t xml:space="preserve">now </w:t>
        </w:r>
      </w:ins>
      <w:r w:rsidRPr="00145BB3">
        <w:rPr>
          <w:rFonts w:asciiTheme="minorBidi" w:hAnsiTheme="minorBidi" w:cstheme="minorBidi"/>
          <w:bCs/>
          <w:color w:val="FF0000"/>
          <w:sz w:val="22"/>
          <w:szCs w:val="22"/>
        </w:rPr>
        <w:t xml:space="preserve">provided in </w:t>
      </w:r>
      <w:ins w:id="10" w:author="Andressoo, Jaan-Olle" w:date="2024-10-24T12:32:00Z">
        <w:r w:rsidR="00475AC1">
          <w:rPr>
            <w:rFonts w:asciiTheme="minorBidi" w:hAnsiTheme="minorBidi" w:cstheme="minorBidi"/>
            <w:bCs/>
            <w:color w:val="FF0000"/>
            <w:sz w:val="22"/>
            <w:szCs w:val="22"/>
          </w:rPr>
          <w:t xml:space="preserve">new </w:t>
        </w:r>
      </w:ins>
      <w:r w:rsidRPr="00145BB3">
        <w:rPr>
          <w:rFonts w:asciiTheme="minorBidi" w:hAnsiTheme="minorBidi" w:cstheme="minorBidi"/>
          <w:bCs/>
          <w:color w:val="FF0000"/>
          <w:sz w:val="22"/>
          <w:szCs w:val="22"/>
        </w:rPr>
        <w:t>Supplementary Tables S3-S5, and the UMAP projections of SPE, CPE, and TM-</w:t>
      </w:r>
      <w:proofErr w:type="spellStart"/>
      <w:r w:rsidRPr="00145BB3">
        <w:rPr>
          <w:rFonts w:asciiTheme="minorBidi" w:hAnsiTheme="minorBidi" w:cstheme="minorBidi"/>
          <w:bCs/>
          <w:color w:val="FF0000"/>
          <w:sz w:val="22"/>
          <w:szCs w:val="22"/>
        </w:rPr>
        <w:t>Vec</w:t>
      </w:r>
      <w:proofErr w:type="spellEnd"/>
      <w:r w:rsidRPr="00145BB3">
        <w:rPr>
          <w:rFonts w:asciiTheme="minorBidi" w:hAnsiTheme="minorBidi" w:cstheme="minorBidi"/>
          <w:bCs/>
          <w:color w:val="FF0000"/>
          <w:sz w:val="22"/>
          <w:szCs w:val="22"/>
        </w:rPr>
        <w:t xml:space="preserve"> representations are displayed in </w:t>
      </w:r>
      <w:ins w:id="11" w:author="Andressoo, Jaan-Olle" w:date="2024-10-24T12:32:00Z">
        <w:r w:rsidR="00475AC1">
          <w:rPr>
            <w:rFonts w:asciiTheme="minorBidi" w:hAnsiTheme="minorBidi" w:cstheme="minorBidi"/>
            <w:bCs/>
            <w:color w:val="FF0000"/>
            <w:sz w:val="22"/>
            <w:szCs w:val="22"/>
          </w:rPr>
          <w:t xml:space="preserve">new </w:t>
        </w:r>
      </w:ins>
      <w:r w:rsidRPr="00145BB3">
        <w:rPr>
          <w:rFonts w:asciiTheme="minorBidi" w:hAnsiTheme="minorBidi" w:cstheme="minorBidi"/>
          <w:bCs/>
          <w:color w:val="FF0000"/>
          <w:sz w:val="22"/>
          <w:szCs w:val="22"/>
        </w:rPr>
        <w:t>Supplementary Figures S6-S8.</w:t>
      </w:r>
    </w:p>
    <w:p w14:paraId="3FDA010A"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p>
    <w:p w14:paraId="2966BCFE" w14:textId="77777777" w:rsidR="00F36956" w:rsidRPr="00C05E9E" w:rsidRDefault="00F36956" w:rsidP="00F36956">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 xml:space="preserve">Table 4 | </w:t>
      </w:r>
      <w:r w:rsidRPr="00C05E9E">
        <w:rPr>
          <w:rFonts w:asciiTheme="minorBidi" w:eastAsiaTheme="majorEastAsia" w:hAnsiTheme="minorBidi" w:cstheme="minorBidi"/>
          <w:color w:val="FF0000"/>
          <w:sz w:val="20"/>
          <w:szCs w:val="20"/>
        </w:rPr>
        <w:t>Large-scale analysis of the SARS-CoV-2 proteome across 28 families, covering 4,405 proteins. The overall accuracy, F1-score, and computation time for detecting families using the 1-NN classifier.</w:t>
      </w:r>
    </w:p>
    <w:tbl>
      <w:tblPr>
        <w:tblW w:w="0" w:type="auto"/>
        <w:jc w:val="center"/>
        <w:tblCellMar>
          <w:top w:w="15" w:type="dxa"/>
          <w:left w:w="15" w:type="dxa"/>
          <w:bottom w:w="15" w:type="dxa"/>
          <w:right w:w="15" w:type="dxa"/>
        </w:tblCellMar>
        <w:tblLook w:val="04A0" w:firstRow="1" w:lastRow="0" w:firstColumn="1" w:lastColumn="0" w:noHBand="0" w:noVBand="1"/>
      </w:tblPr>
      <w:tblGrid>
        <w:gridCol w:w="956"/>
        <w:gridCol w:w="1212"/>
        <w:gridCol w:w="1101"/>
        <w:gridCol w:w="1301"/>
      </w:tblGrid>
      <w:tr w:rsidR="00F36956" w:rsidRPr="00145BB3" w14:paraId="79727BE2" w14:textId="77777777" w:rsidTr="005917D5">
        <w:trPr>
          <w:trHeight w:val="516"/>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6D2660"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66235E"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Time (Sec)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67959B"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Accuracy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E32795"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F1 Measure</w:t>
            </w:r>
          </w:p>
        </w:tc>
      </w:tr>
      <w:tr w:rsidR="00F36956" w:rsidRPr="00145BB3" w14:paraId="00443D01"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077780"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CPE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8040A5"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49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3CB6F0"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0.9968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42C31F"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0.9946</w:t>
            </w:r>
          </w:p>
        </w:tc>
      </w:tr>
      <w:tr w:rsidR="00F36956" w:rsidRPr="00145BB3" w14:paraId="5B290724"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E50ED4"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b/>
                <w:bCs/>
                <w:color w:val="FF0000"/>
                <w:sz w:val="20"/>
                <w:szCs w:val="20"/>
              </w:rPr>
              <w:t>SPE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6AF15"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2715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27BF93"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0.9973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ED497C"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0.9903</w:t>
            </w:r>
          </w:p>
        </w:tc>
      </w:tr>
      <w:tr w:rsidR="00F36956" w:rsidRPr="00145BB3" w14:paraId="6B539D1C" w14:textId="77777777" w:rsidTr="005917D5">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03DBE6" w14:textId="77777777" w:rsidR="00F36956" w:rsidRPr="00C05E9E" w:rsidRDefault="00F36956" w:rsidP="005917D5">
            <w:pPr>
              <w:rPr>
                <w:rFonts w:asciiTheme="minorBidi" w:eastAsiaTheme="majorEastAsia" w:hAnsiTheme="minorBidi" w:cstheme="minorBidi"/>
                <w:color w:val="FF0000"/>
                <w:sz w:val="20"/>
                <w:szCs w:val="20"/>
              </w:rPr>
            </w:pPr>
            <w:proofErr w:type="spellStart"/>
            <w:r w:rsidRPr="00C05E9E">
              <w:rPr>
                <w:rFonts w:asciiTheme="minorBidi" w:eastAsiaTheme="majorEastAsia" w:hAnsiTheme="minorBidi" w:cstheme="minorBidi"/>
                <w:b/>
                <w:bCs/>
                <w:color w:val="FF0000"/>
                <w:sz w:val="20"/>
                <w:szCs w:val="20"/>
              </w:rPr>
              <w:t>TM_Vec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17EF01"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685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38DB26"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0.9966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3BF5DA" w14:textId="77777777" w:rsidR="00F36956" w:rsidRPr="00C05E9E" w:rsidRDefault="00F36956" w:rsidP="005917D5">
            <w:pPr>
              <w:rPr>
                <w:rFonts w:asciiTheme="minorBidi" w:eastAsiaTheme="majorEastAsia" w:hAnsiTheme="minorBidi" w:cstheme="minorBidi"/>
                <w:color w:val="FF0000"/>
                <w:sz w:val="20"/>
                <w:szCs w:val="20"/>
              </w:rPr>
            </w:pPr>
            <w:r w:rsidRPr="00C05E9E">
              <w:rPr>
                <w:rFonts w:asciiTheme="minorBidi" w:eastAsiaTheme="majorEastAsia" w:hAnsiTheme="minorBidi" w:cstheme="minorBidi"/>
                <w:color w:val="FF0000"/>
                <w:sz w:val="20"/>
                <w:szCs w:val="20"/>
              </w:rPr>
              <w:t>0.9925</w:t>
            </w:r>
          </w:p>
        </w:tc>
      </w:tr>
    </w:tbl>
    <w:p w14:paraId="01BF311D"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t xml:space="preserve">  </w:t>
      </w:r>
    </w:p>
    <w:p w14:paraId="1ECBD544"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0CC1603C"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"https://lh7-rt.googleusercontent.com/docsz/AD_4nXfzquzEzDuAY6uGQLbMSZ_5Wi1Y2U9VcdiHMIHiCr8ziad5_0xiIFZvjjTrvwF6ae87PQLKKslsP6ibd7jNE2wKxHegOh2a12_imIZwDZi6epzNKqQg56ULFGWfmHKaUeaUSjuK0S09n50pRUlCCcgkL_t_?key=TFaiXVW5XhwRlL5MgHWPJg"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noProof/>
          <w:color w:val="074F6A" w:themeColor="accent4" w:themeShade="80"/>
          <w:sz w:val="22"/>
          <w:szCs w:val="22"/>
        </w:rPr>
        <w:drawing>
          <wp:inline distT="0" distB="0" distL="0" distR="0" wp14:anchorId="59320D18" wp14:editId="702D3093">
            <wp:extent cx="5943600" cy="4524375"/>
            <wp:effectExtent l="0" t="0" r="0" b="1905"/>
            <wp:docPr id="277567511" name="Picture 6"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5340" name="Picture 6" descr="A screen shot of a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71958FB2"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11B69ED2" w14:textId="77777777" w:rsidR="00F36956" w:rsidRPr="00C05E9E" w:rsidRDefault="00F36956" w:rsidP="00F36956">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S6|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Structural Energy Profiles (SPE)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25F79B35"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p>
    <w:p w14:paraId="270A0D95"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lastRenderedPageBreak/>
        <w:fldChar w:fldCharType="begin"/>
      </w:r>
      <w:r w:rsidRPr="00C05E9E">
        <w:rPr>
          <w:rFonts w:asciiTheme="minorBidi" w:eastAsiaTheme="majorEastAsia" w:hAnsiTheme="minorBidi" w:cstheme="minorBidi"/>
          <w:color w:val="074F6A" w:themeColor="accent4" w:themeShade="80"/>
          <w:sz w:val="22"/>
          <w:szCs w:val="22"/>
        </w:rPr>
        <w:instrText xml:space="preserve"> INCLUDEPICTURE "https://lh7-rt.googleusercontent.com/docsz/AD_4nXcEOrvi8paaJ8_Woq69KXZR7O4YL5q30CQj6BoRZJZZ0dAzv-7tUQyJVe7YugO7RaU_2KwVR_sKF4pI4ma4RutGNV2OzpfLROaPTrOfDxgf67Zpa6D6XfOKG-rsP-kkIiP4yLGDfVroN7Af-mpLPdSq_RhQ?key=TFaiXVW5XhwRlL5MgHWPJg" \* MERGEFORMATINET </w:instrText>
      </w:r>
      <w:r w:rsidRPr="00C05E9E">
        <w:rPr>
          <w:rFonts w:asciiTheme="minorBidi" w:eastAsiaTheme="majorEastAsia" w:hAnsiTheme="minorBidi" w:cstheme="minorBidi"/>
          <w:color w:val="074F6A" w:themeColor="accent4" w:themeShade="80"/>
          <w:sz w:val="22"/>
          <w:szCs w:val="22"/>
        </w:rPr>
        <w:fldChar w:fldCharType="separate"/>
      </w:r>
      <w:r w:rsidRPr="00145BB3">
        <w:rPr>
          <w:rFonts w:asciiTheme="minorBidi" w:eastAsiaTheme="majorEastAsia" w:hAnsiTheme="minorBidi" w:cstheme="minorBidi"/>
          <w:noProof/>
          <w:color w:val="074F6A" w:themeColor="accent4" w:themeShade="80"/>
          <w:sz w:val="22"/>
          <w:szCs w:val="22"/>
        </w:rPr>
        <w:drawing>
          <wp:inline distT="0" distB="0" distL="0" distR="0" wp14:anchorId="10AD75F6" wp14:editId="699309E6">
            <wp:extent cx="5943600" cy="4505325"/>
            <wp:effectExtent l="0" t="0" r="0" b="3175"/>
            <wp:docPr id="418437021" name="Picture 5"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9778" name="Picture 5" descr="A screen shot of a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47B7D1FD"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t> </w:t>
      </w:r>
    </w:p>
    <w:p w14:paraId="71FFADF9" w14:textId="77777777" w:rsidR="00F36956" w:rsidRPr="00C05E9E" w:rsidRDefault="00F36956" w:rsidP="00F36956">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S7|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 xml:space="preserve">The UMAP projection of Compositional Energy Profiles (CPE)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78C22C34"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r w:rsidRPr="00C05E9E">
        <w:rPr>
          <w:rFonts w:asciiTheme="minorBidi" w:eastAsiaTheme="majorEastAsia" w:hAnsiTheme="minorBidi" w:cstheme="minorBidi"/>
          <w:color w:val="074F6A" w:themeColor="accent4" w:themeShade="80"/>
          <w:sz w:val="22"/>
          <w:szCs w:val="22"/>
        </w:rPr>
        <w:br/>
      </w:r>
    </w:p>
    <w:p w14:paraId="4C26C5BE"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r w:rsidRPr="00C05E9E">
        <w:rPr>
          <w:rFonts w:asciiTheme="minorBidi" w:eastAsiaTheme="majorEastAsia" w:hAnsiTheme="minorBidi" w:cstheme="minorBidi"/>
          <w:b/>
          <w:bCs/>
          <w:color w:val="074F6A" w:themeColor="accent4" w:themeShade="80"/>
          <w:sz w:val="22"/>
          <w:szCs w:val="22"/>
        </w:rPr>
        <w:lastRenderedPageBreak/>
        <w:fldChar w:fldCharType="begin"/>
      </w:r>
      <w:r w:rsidRPr="00C05E9E">
        <w:rPr>
          <w:rFonts w:asciiTheme="minorBidi" w:eastAsiaTheme="majorEastAsia" w:hAnsiTheme="minorBidi" w:cstheme="minorBidi"/>
          <w:b/>
          <w:bCs/>
          <w:color w:val="074F6A" w:themeColor="accent4" w:themeShade="80"/>
          <w:sz w:val="22"/>
          <w:szCs w:val="22"/>
        </w:rPr>
        <w:instrText xml:space="preserve"> INCLUDEPICTURE "https://lh7-rt.googleusercontent.com/docsz/AD_4nXfctvgTrElffy8P8Rex9E43HP_OVT15WQrit-PesL0eqsvsL3ggj5XEcxLXG3_l03aDm8BVLle0HwBpGlmF7jKPe9exkC-aJJwNhEZ5tdLooXgmvV0GacQKhCG3VsyaajHgfOEaG5VMyQEvgAJxRi-JkYwA?key=TFaiXVW5XhwRlL5MgHWPJg" \* MERGEFORMATINET </w:instrText>
      </w:r>
      <w:r w:rsidRPr="00C05E9E">
        <w:rPr>
          <w:rFonts w:asciiTheme="minorBidi" w:eastAsiaTheme="majorEastAsia" w:hAnsiTheme="minorBidi" w:cstheme="minorBidi"/>
          <w:b/>
          <w:bCs/>
          <w:color w:val="074F6A" w:themeColor="accent4" w:themeShade="80"/>
          <w:sz w:val="22"/>
          <w:szCs w:val="22"/>
        </w:rPr>
        <w:fldChar w:fldCharType="separate"/>
      </w:r>
      <w:r w:rsidRPr="00145BB3">
        <w:rPr>
          <w:rFonts w:asciiTheme="minorBidi" w:eastAsiaTheme="majorEastAsia" w:hAnsiTheme="minorBidi" w:cstheme="minorBidi"/>
          <w:b/>
          <w:bCs/>
          <w:noProof/>
          <w:color w:val="074F6A" w:themeColor="accent4" w:themeShade="80"/>
          <w:sz w:val="22"/>
          <w:szCs w:val="22"/>
        </w:rPr>
        <w:drawing>
          <wp:inline distT="0" distB="0" distL="0" distR="0" wp14:anchorId="48EFAAD9" wp14:editId="2D7A2F0F">
            <wp:extent cx="5943600" cy="4543425"/>
            <wp:effectExtent l="0" t="0" r="0" b="3175"/>
            <wp:docPr id="174827422" name="Picture 4"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42430" name="Picture 4" descr="A screen shot of a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r w:rsidRPr="00C05E9E">
        <w:rPr>
          <w:rFonts w:asciiTheme="minorBidi" w:eastAsiaTheme="majorEastAsia" w:hAnsiTheme="minorBidi" w:cstheme="minorBidi"/>
          <w:color w:val="074F6A" w:themeColor="accent4" w:themeShade="80"/>
          <w:sz w:val="22"/>
          <w:szCs w:val="22"/>
        </w:rPr>
        <w:fldChar w:fldCharType="end"/>
      </w:r>
    </w:p>
    <w:p w14:paraId="067CF7CC" w14:textId="77777777" w:rsidR="00F36956" w:rsidRPr="00C05E9E" w:rsidRDefault="00F36956" w:rsidP="00F36956">
      <w:pPr>
        <w:rPr>
          <w:rFonts w:asciiTheme="minorBidi" w:eastAsiaTheme="majorEastAsia" w:hAnsiTheme="minorBidi" w:cstheme="minorBidi"/>
          <w:color w:val="074F6A" w:themeColor="accent4" w:themeShade="80"/>
          <w:sz w:val="20"/>
          <w:szCs w:val="20"/>
        </w:rPr>
      </w:pPr>
      <w:r w:rsidRPr="00C05E9E">
        <w:rPr>
          <w:rFonts w:asciiTheme="minorBidi" w:eastAsiaTheme="majorEastAsia" w:hAnsiTheme="minorBidi" w:cstheme="minorBidi"/>
          <w:b/>
          <w:bCs/>
          <w:color w:val="074F6A" w:themeColor="accent4" w:themeShade="80"/>
          <w:sz w:val="20"/>
          <w:szCs w:val="20"/>
        </w:rPr>
        <w:t xml:space="preserve">Fig. S8| UMAP Visualization of Energy Profiles in Large-Scale SARS-Cov2 data set. </w:t>
      </w:r>
      <w:r w:rsidRPr="00C05E9E">
        <w:rPr>
          <w:rFonts w:asciiTheme="minorBidi" w:eastAsiaTheme="majorEastAsia" w:hAnsiTheme="minorBidi" w:cstheme="minorBidi"/>
          <w:color w:val="074F6A" w:themeColor="accent4" w:themeShade="80"/>
          <w:sz w:val="20"/>
          <w:szCs w:val="20"/>
        </w:rPr>
        <w:t>The UMAP projection of TM-</w:t>
      </w:r>
      <w:proofErr w:type="spellStart"/>
      <w:r w:rsidRPr="00C05E9E">
        <w:rPr>
          <w:rFonts w:asciiTheme="minorBidi" w:eastAsiaTheme="majorEastAsia" w:hAnsiTheme="minorBidi" w:cstheme="minorBidi"/>
          <w:color w:val="074F6A" w:themeColor="accent4" w:themeShade="80"/>
          <w:sz w:val="20"/>
          <w:szCs w:val="20"/>
        </w:rPr>
        <w:t>Vec</w:t>
      </w:r>
      <w:proofErr w:type="spellEnd"/>
      <w:r w:rsidRPr="00C05E9E">
        <w:rPr>
          <w:rFonts w:asciiTheme="minorBidi" w:eastAsiaTheme="majorEastAsia" w:hAnsiTheme="minorBidi" w:cstheme="minorBidi"/>
          <w:color w:val="074F6A" w:themeColor="accent4" w:themeShade="80"/>
          <w:sz w:val="20"/>
          <w:szCs w:val="20"/>
        </w:rPr>
        <w:t xml:space="preserve"> on 28 protein families with a total of 4,405 protein models. UMAP plot was generated using parameters </w:t>
      </w:r>
      <w:proofErr w:type="spellStart"/>
      <w:r w:rsidRPr="00C05E9E">
        <w:rPr>
          <w:rFonts w:asciiTheme="minorBidi" w:eastAsiaTheme="majorEastAsia" w:hAnsiTheme="minorBidi" w:cstheme="minorBidi"/>
          <w:color w:val="074F6A" w:themeColor="accent4" w:themeShade="80"/>
          <w:sz w:val="20"/>
          <w:szCs w:val="20"/>
        </w:rPr>
        <w:t>n_neighbors</w:t>
      </w:r>
      <w:proofErr w:type="spellEnd"/>
      <w:r w:rsidRPr="00C05E9E">
        <w:rPr>
          <w:rFonts w:asciiTheme="minorBidi" w:eastAsiaTheme="majorEastAsia" w:hAnsiTheme="minorBidi" w:cstheme="minorBidi"/>
          <w:color w:val="074F6A" w:themeColor="accent4" w:themeShade="80"/>
          <w:sz w:val="20"/>
          <w:szCs w:val="20"/>
        </w:rPr>
        <w:t xml:space="preserve"> = 150 and </w:t>
      </w:r>
      <w:proofErr w:type="spellStart"/>
      <w:r w:rsidRPr="00C05E9E">
        <w:rPr>
          <w:rFonts w:asciiTheme="minorBidi" w:eastAsiaTheme="majorEastAsia" w:hAnsiTheme="minorBidi" w:cstheme="minorBidi"/>
          <w:color w:val="074F6A" w:themeColor="accent4" w:themeShade="80"/>
          <w:sz w:val="20"/>
          <w:szCs w:val="20"/>
        </w:rPr>
        <w:t>min_dist</w:t>
      </w:r>
      <w:proofErr w:type="spellEnd"/>
      <w:r w:rsidRPr="00C05E9E">
        <w:rPr>
          <w:rFonts w:asciiTheme="minorBidi" w:eastAsiaTheme="majorEastAsia" w:hAnsiTheme="minorBidi" w:cstheme="minorBidi"/>
          <w:color w:val="074F6A" w:themeColor="accent4" w:themeShade="80"/>
          <w:sz w:val="20"/>
          <w:szCs w:val="20"/>
        </w:rPr>
        <w:t> = 0.1.</w:t>
      </w:r>
    </w:p>
    <w:p w14:paraId="033B048F" w14:textId="77777777" w:rsidR="00F36956" w:rsidRPr="00C05E9E" w:rsidRDefault="00F36956" w:rsidP="00F36956">
      <w:pPr>
        <w:rPr>
          <w:rFonts w:asciiTheme="minorBidi" w:eastAsiaTheme="majorEastAsia" w:hAnsiTheme="minorBidi" w:cstheme="minorBidi"/>
          <w:color w:val="074F6A" w:themeColor="accent4" w:themeShade="80"/>
          <w:sz w:val="22"/>
          <w:szCs w:val="22"/>
        </w:rPr>
      </w:pPr>
    </w:p>
    <w:p w14:paraId="0A2AA550" w14:textId="77777777" w:rsidR="00F36956" w:rsidRPr="00145BB3" w:rsidRDefault="00F36956" w:rsidP="00F36956">
      <w:pPr>
        <w:rPr>
          <w:rFonts w:asciiTheme="minorBidi" w:hAnsiTheme="minorBidi" w:cstheme="minorBidi"/>
          <w:sz w:val="22"/>
          <w:szCs w:val="22"/>
        </w:rPr>
      </w:pPr>
    </w:p>
    <w:p w14:paraId="2114ACDB" w14:textId="6BAFE0F2" w:rsidR="00F36956" w:rsidRPr="00145BB3" w:rsidRDefault="00F36956" w:rsidP="00F36956">
      <w:pPr>
        <w:spacing w:line="360" w:lineRule="auto"/>
        <w:jc w:val="lowKashida"/>
        <w:rPr>
          <w:rFonts w:asciiTheme="minorBidi" w:hAnsiTheme="minorBidi" w:cstheme="minorBidi"/>
          <w:bCs/>
          <w:color w:val="FF0000"/>
          <w:sz w:val="22"/>
          <w:szCs w:val="22"/>
        </w:rPr>
      </w:pPr>
      <w:r w:rsidRPr="00145BB3">
        <w:rPr>
          <w:rFonts w:asciiTheme="minorBidi" w:hAnsiTheme="minorBidi" w:cstheme="minorBidi"/>
          <w:bCs/>
          <w:color w:val="FF0000"/>
          <w:sz w:val="22"/>
          <w:szCs w:val="22"/>
        </w:rPr>
        <w:t>The Papain-like Protease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domain plays a crucial role in viral replication by catalyzing the proteolysis of viral polyproteins. In addition,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interacts with two host proteins, ubiquitin (</w:t>
      </w:r>
      <w:proofErr w:type="spellStart"/>
      <w:r w:rsidRPr="00145BB3">
        <w:rPr>
          <w:rFonts w:asciiTheme="minorBidi" w:hAnsiTheme="minorBidi" w:cstheme="minorBidi"/>
          <w:bCs/>
          <w:color w:val="FF0000"/>
          <w:sz w:val="22"/>
          <w:szCs w:val="22"/>
        </w:rPr>
        <w:t>Ub</w:t>
      </w:r>
      <w:proofErr w:type="spellEnd"/>
      <w:r w:rsidRPr="00145BB3">
        <w:rPr>
          <w:rFonts w:asciiTheme="minorBidi" w:hAnsiTheme="minorBidi" w:cstheme="minorBidi"/>
          <w:bCs/>
          <w:color w:val="FF0000"/>
          <w:sz w:val="22"/>
          <w:szCs w:val="22"/>
        </w:rPr>
        <w:t xml:space="preserve">) and the ubiquitin-like interferon-stimulated gene 15 protein (ISG15), allowing the virus to evade or weaken the host immune response. In this dataset, </w:t>
      </w:r>
      <w:proofErr w:type="spellStart"/>
      <w:r w:rsidRPr="00145BB3">
        <w:rPr>
          <w:rFonts w:asciiTheme="minorBidi" w:hAnsiTheme="minorBidi" w:cstheme="minorBidi"/>
          <w:bCs/>
          <w:color w:val="FF0000"/>
          <w:sz w:val="22"/>
          <w:szCs w:val="22"/>
        </w:rPr>
        <w:t>PLPro</w:t>
      </w:r>
      <w:proofErr w:type="spellEnd"/>
      <w:r w:rsidRPr="00145BB3">
        <w:rPr>
          <w:rFonts w:asciiTheme="minorBidi" w:hAnsiTheme="minorBidi" w:cstheme="minorBidi"/>
          <w:bCs/>
          <w:color w:val="FF0000"/>
          <w:sz w:val="22"/>
          <w:szCs w:val="22"/>
        </w:rPr>
        <w:t xml:space="preserve"> is divided into four subfamilies aligned with the </w:t>
      </w:r>
      <w:proofErr w:type="spellStart"/>
      <w:r w:rsidRPr="00145BB3">
        <w:rPr>
          <w:rFonts w:asciiTheme="minorBidi" w:hAnsiTheme="minorBidi" w:cstheme="minorBidi"/>
          <w:bCs/>
          <w:color w:val="FF0000"/>
          <w:sz w:val="22"/>
          <w:szCs w:val="22"/>
        </w:rPr>
        <w:t>Betacoronavirus</w:t>
      </w:r>
      <w:proofErr w:type="spellEnd"/>
      <w:r w:rsidRPr="00145BB3">
        <w:rPr>
          <w:rFonts w:asciiTheme="minorBidi" w:hAnsiTheme="minorBidi" w:cstheme="minorBidi"/>
          <w:bCs/>
          <w:color w:val="FF0000"/>
          <w:sz w:val="22"/>
          <w:szCs w:val="22"/>
        </w:rPr>
        <w:t xml:space="preserve"> subgenera: </w:t>
      </w:r>
      <w:proofErr w:type="spellStart"/>
      <w:r w:rsidRPr="00145BB3">
        <w:rPr>
          <w:rFonts w:asciiTheme="minorBidi" w:hAnsiTheme="minorBidi" w:cstheme="minorBidi"/>
          <w:bCs/>
          <w:color w:val="FF0000"/>
          <w:sz w:val="22"/>
          <w:szCs w:val="22"/>
        </w:rPr>
        <w:t>Sarbecovirus</w:t>
      </w:r>
      <w:proofErr w:type="spellEnd"/>
      <w:r w:rsidRPr="00145BB3">
        <w:rPr>
          <w:rFonts w:asciiTheme="minorBidi" w:hAnsiTheme="minorBidi" w:cstheme="minorBidi"/>
          <w:bCs/>
          <w:color w:val="FF0000"/>
          <w:sz w:val="22"/>
          <w:szCs w:val="22"/>
        </w:rPr>
        <w:t xml:space="preserve"> (n = 31), </w:t>
      </w:r>
      <w:proofErr w:type="spellStart"/>
      <w:r w:rsidRPr="00145BB3">
        <w:rPr>
          <w:rFonts w:asciiTheme="minorBidi" w:hAnsiTheme="minorBidi" w:cstheme="minorBidi"/>
          <w:bCs/>
          <w:color w:val="FF0000"/>
          <w:sz w:val="22"/>
          <w:szCs w:val="22"/>
        </w:rPr>
        <w:t>Nobecovirus</w:t>
      </w:r>
      <w:proofErr w:type="spellEnd"/>
      <w:r w:rsidRPr="00145BB3">
        <w:rPr>
          <w:rFonts w:asciiTheme="minorBidi" w:hAnsiTheme="minorBidi" w:cstheme="minorBidi"/>
          <w:bCs/>
          <w:color w:val="FF0000"/>
          <w:sz w:val="22"/>
          <w:szCs w:val="22"/>
        </w:rPr>
        <w:t xml:space="preserve"> (n = 11), </w:t>
      </w:r>
      <w:proofErr w:type="spellStart"/>
      <w:r w:rsidRPr="00145BB3">
        <w:rPr>
          <w:rFonts w:asciiTheme="minorBidi" w:hAnsiTheme="minorBidi" w:cstheme="minorBidi"/>
          <w:bCs/>
          <w:color w:val="FF0000"/>
          <w:sz w:val="22"/>
          <w:szCs w:val="22"/>
        </w:rPr>
        <w:t>Merbecovirus</w:t>
      </w:r>
      <w:proofErr w:type="spellEnd"/>
      <w:r w:rsidRPr="00145BB3">
        <w:rPr>
          <w:rFonts w:asciiTheme="minorBidi" w:hAnsiTheme="minorBidi" w:cstheme="minorBidi"/>
          <w:bCs/>
          <w:color w:val="FF0000"/>
          <w:sz w:val="22"/>
          <w:szCs w:val="22"/>
        </w:rPr>
        <w:t xml:space="preserve"> (n = 35), and </w:t>
      </w:r>
      <w:proofErr w:type="spellStart"/>
      <w:r w:rsidRPr="00145BB3">
        <w:rPr>
          <w:rFonts w:asciiTheme="minorBidi" w:hAnsiTheme="minorBidi" w:cstheme="minorBidi"/>
          <w:bCs/>
          <w:color w:val="FF0000"/>
          <w:sz w:val="22"/>
          <w:szCs w:val="22"/>
        </w:rPr>
        <w:t>Embecovirus</w:t>
      </w:r>
      <w:proofErr w:type="spellEnd"/>
      <w:r w:rsidRPr="00145BB3">
        <w:rPr>
          <w:rFonts w:asciiTheme="minorBidi" w:hAnsiTheme="minorBidi" w:cstheme="minorBidi"/>
          <w:bCs/>
          <w:color w:val="FF0000"/>
          <w:sz w:val="22"/>
          <w:szCs w:val="22"/>
        </w:rPr>
        <w:t xml:space="preserve"> (n = 45). The UMAP representation for both CPE and SPE is </w:t>
      </w:r>
      <w:ins w:id="12" w:author="Andressoo, Jaan-Olle" w:date="2024-10-24T12:33:00Z">
        <w:r w:rsidR="00475AC1">
          <w:rPr>
            <w:rFonts w:asciiTheme="minorBidi" w:hAnsiTheme="minorBidi" w:cstheme="minorBidi"/>
            <w:bCs/>
            <w:color w:val="FF0000"/>
            <w:sz w:val="22"/>
            <w:szCs w:val="22"/>
          </w:rPr>
          <w:t xml:space="preserve">now </w:t>
        </w:r>
      </w:ins>
      <w:del w:id="13" w:author="Andressoo, Jaan-Olle" w:date="2024-10-24T12:33:00Z">
        <w:r w:rsidRPr="00145BB3" w:rsidDel="00475AC1">
          <w:rPr>
            <w:rFonts w:asciiTheme="minorBidi" w:hAnsiTheme="minorBidi" w:cstheme="minorBidi"/>
            <w:bCs/>
            <w:color w:val="FF0000"/>
            <w:sz w:val="22"/>
            <w:szCs w:val="22"/>
          </w:rPr>
          <w:delText xml:space="preserve">shown </w:delText>
        </w:r>
      </w:del>
      <w:ins w:id="14" w:author="Andressoo, Jaan-Olle" w:date="2024-10-24T12:33:00Z">
        <w:r w:rsidR="00475AC1">
          <w:rPr>
            <w:rFonts w:asciiTheme="minorBidi" w:hAnsiTheme="minorBidi" w:cstheme="minorBidi"/>
            <w:bCs/>
            <w:color w:val="FF0000"/>
            <w:sz w:val="22"/>
            <w:szCs w:val="22"/>
          </w:rPr>
          <w:t>illust</w:t>
        </w:r>
      </w:ins>
      <w:ins w:id="15" w:author="Andressoo, Jaan-Olle" w:date="2024-10-24T12:34:00Z">
        <w:r w:rsidR="00475AC1">
          <w:rPr>
            <w:rFonts w:asciiTheme="minorBidi" w:hAnsiTheme="minorBidi" w:cstheme="minorBidi"/>
            <w:bCs/>
            <w:color w:val="FF0000"/>
            <w:sz w:val="22"/>
            <w:szCs w:val="22"/>
          </w:rPr>
          <w:t>r</w:t>
        </w:r>
      </w:ins>
      <w:ins w:id="16" w:author="Andressoo, Jaan-Olle" w:date="2024-10-24T12:33:00Z">
        <w:r w:rsidR="00475AC1">
          <w:rPr>
            <w:rFonts w:asciiTheme="minorBidi" w:hAnsiTheme="minorBidi" w:cstheme="minorBidi"/>
            <w:bCs/>
            <w:color w:val="FF0000"/>
            <w:sz w:val="22"/>
            <w:szCs w:val="22"/>
          </w:rPr>
          <w:t>a</w:t>
        </w:r>
      </w:ins>
      <w:ins w:id="17" w:author="Andressoo, Jaan-Olle" w:date="2024-10-24T12:34:00Z">
        <w:r w:rsidR="00475AC1">
          <w:rPr>
            <w:rFonts w:asciiTheme="minorBidi" w:hAnsiTheme="minorBidi" w:cstheme="minorBidi"/>
            <w:bCs/>
            <w:color w:val="FF0000"/>
            <w:sz w:val="22"/>
            <w:szCs w:val="22"/>
          </w:rPr>
          <w:t>t</w:t>
        </w:r>
      </w:ins>
      <w:ins w:id="18" w:author="Andressoo, Jaan-Olle" w:date="2024-10-24T12:33:00Z">
        <w:r w:rsidR="00475AC1">
          <w:rPr>
            <w:rFonts w:asciiTheme="minorBidi" w:hAnsiTheme="minorBidi" w:cstheme="minorBidi"/>
            <w:bCs/>
            <w:color w:val="FF0000"/>
            <w:sz w:val="22"/>
            <w:szCs w:val="22"/>
          </w:rPr>
          <w:t>ed</w:t>
        </w:r>
        <w:r w:rsidR="00475AC1" w:rsidRPr="00145BB3">
          <w:rPr>
            <w:rFonts w:asciiTheme="minorBidi" w:hAnsiTheme="minorBidi" w:cstheme="minorBidi"/>
            <w:bCs/>
            <w:color w:val="FF0000"/>
            <w:sz w:val="22"/>
            <w:szCs w:val="22"/>
          </w:rPr>
          <w:t xml:space="preserve"> </w:t>
        </w:r>
      </w:ins>
      <w:r w:rsidRPr="00145BB3">
        <w:rPr>
          <w:rFonts w:asciiTheme="minorBidi" w:hAnsiTheme="minorBidi" w:cstheme="minorBidi"/>
          <w:bCs/>
          <w:color w:val="FF0000"/>
          <w:sz w:val="22"/>
          <w:szCs w:val="22"/>
        </w:rPr>
        <w:t xml:space="preserve">in </w:t>
      </w:r>
      <w:ins w:id="19" w:author="Andressoo, Jaan-Olle" w:date="2024-10-24T12:33:00Z">
        <w:r w:rsidR="00475AC1">
          <w:rPr>
            <w:rFonts w:asciiTheme="minorBidi" w:hAnsiTheme="minorBidi" w:cstheme="minorBidi"/>
            <w:bCs/>
            <w:color w:val="FF0000"/>
            <w:sz w:val="22"/>
            <w:szCs w:val="22"/>
          </w:rPr>
          <w:t xml:space="preserve">new </w:t>
        </w:r>
      </w:ins>
      <w:r w:rsidRPr="00145BB3">
        <w:rPr>
          <w:rFonts w:asciiTheme="minorBidi" w:hAnsiTheme="minorBidi" w:cstheme="minorBidi"/>
          <w:bCs/>
          <w:color w:val="FF0000"/>
          <w:sz w:val="22"/>
          <w:szCs w:val="22"/>
        </w:rPr>
        <w:t xml:space="preserve">Fig. 13, where proteins from each subfamily are </w:t>
      </w:r>
      <w:del w:id="20" w:author="Andressoo, Jaan-Olle" w:date="2024-10-24T12:33:00Z">
        <w:r w:rsidRPr="00145BB3" w:rsidDel="00475AC1">
          <w:rPr>
            <w:rFonts w:asciiTheme="minorBidi" w:hAnsiTheme="minorBidi" w:cstheme="minorBidi"/>
            <w:bCs/>
            <w:color w:val="FF0000"/>
            <w:sz w:val="22"/>
            <w:szCs w:val="22"/>
          </w:rPr>
          <w:delText xml:space="preserve">clearly </w:delText>
        </w:r>
      </w:del>
      <w:r w:rsidRPr="00145BB3">
        <w:rPr>
          <w:rFonts w:asciiTheme="minorBidi" w:hAnsiTheme="minorBidi" w:cstheme="minorBidi"/>
          <w:bCs/>
          <w:color w:val="FF0000"/>
          <w:sz w:val="22"/>
          <w:szCs w:val="22"/>
        </w:rPr>
        <w:t>clustered together.</w:t>
      </w:r>
    </w:p>
    <w:p w14:paraId="31382045" w14:textId="77777777" w:rsidR="00F36956" w:rsidRPr="00145BB3" w:rsidRDefault="00F36956" w:rsidP="00F36956">
      <w:pPr>
        <w:jc w:val="center"/>
        <w:rPr>
          <w:rFonts w:asciiTheme="minorBidi" w:hAnsiTheme="minorBidi" w:cstheme="minorBidi"/>
        </w:rPr>
      </w:pPr>
      <w:r w:rsidRPr="00145BB3">
        <w:rPr>
          <w:rFonts w:asciiTheme="minorBidi" w:hAnsiTheme="minorBidi" w:cstheme="minorBidi"/>
          <w:noProof/>
          <w14:ligatures w14:val="standardContextual"/>
        </w:rPr>
        <w:lastRenderedPageBreak/>
        <w:drawing>
          <wp:inline distT="0" distB="0" distL="0" distR="0" wp14:anchorId="436C1F53" wp14:editId="25FA9AEE">
            <wp:extent cx="3401181" cy="1597393"/>
            <wp:effectExtent l="0" t="0" r="2540" b="3175"/>
            <wp:docPr id="1019318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01370" name="Picture 1007001370"/>
                    <pic:cNvPicPr/>
                  </pic:nvPicPr>
                  <pic:blipFill>
                    <a:blip r:embed="rId18"/>
                    <a:stretch>
                      <a:fillRect/>
                    </a:stretch>
                  </pic:blipFill>
                  <pic:spPr>
                    <a:xfrm>
                      <a:off x="0" y="0"/>
                      <a:ext cx="3444486" cy="1617732"/>
                    </a:xfrm>
                    <a:prstGeom prst="rect">
                      <a:avLst/>
                    </a:prstGeom>
                  </pic:spPr>
                </pic:pic>
              </a:graphicData>
            </a:graphic>
          </wp:inline>
        </w:drawing>
      </w:r>
    </w:p>
    <w:p w14:paraId="513AD60A" w14:textId="77777777" w:rsidR="00F36956" w:rsidRPr="00145BB3" w:rsidRDefault="00F36956" w:rsidP="00F36956">
      <w:pPr>
        <w:rPr>
          <w:rFonts w:asciiTheme="minorBidi" w:hAnsiTheme="minorBidi" w:cstheme="minorBidi"/>
          <w:color w:val="FF0000"/>
          <w:sz w:val="20"/>
          <w:szCs w:val="20"/>
        </w:rPr>
      </w:pPr>
      <w:r w:rsidRPr="00145BB3">
        <w:rPr>
          <w:rFonts w:asciiTheme="minorBidi" w:hAnsiTheme="minorBidi" w:cstheme="minorBidi"/>
          <w:b/>
          <w:bCs/>
          <w:color w:val="FF0000"/>
          <w:sz w:val="20"/>
          <w:szCs w:val="20"/>
        </w:rPr>
        <w:t>Fig. 13| Papain-like Protease (</w:t>
      </w:r>
      <w:proofErr w:type="spellStart"/>
      <w:r w:rsidRPr="00145BB3">
        <w:rPr>
          <w:rFonts w:asciiTheme="minorBidi" w:hAnsiTheme="minorBidi" w:cstheme="minorBidi"/>
          <w:b/>
          <w:bCs/>
          <w:color w:val="FF0000"/>
          <w:sz w:val="20"/>
          <w:szCs w:val="20"/>
        </w:rPr>
        <w:t>PLPro</w:t>
      </w:r>
      <w:proofErr w:type="spellEnd"/>
      <w:r w:rsidRPr="00145BB3">
        <w:rPr>
          <w:rFonts w:asciiTheme="minorBidi" w:hAnsiTheme="minorBidi" w:cstheme="minorBidi"/>
          <w:b/>
          <w:bCs/>
          <w:color w:val="FF0000"/>
          <w:sz w:val="20"/>
          <w:szCs w:val="20"/>
        </w:rPr>
        <w:t xml:space="preserve">) domains across </w:t>
      </w:r>
      <w:proofErr w:type="spellStart"/>
      <w:r w:rsidRPr="00145BB3">
        <w:rPr>
          <w:rFonts w:asciiTheme="minorBidi" w:hAnsiTheme="minorBidi" w:cstheme="minorBidi"/>
          <w:b/>
          <w:bCs/>
          <w:color w:val="FF0000"/>
          <w:sz w:val="20"/>
          <w:szCs w:val="20"/>
        </w:rPr>
        <w:t>Betacoronavirus</w:t>
      </w:r>
      <w:proofErr w:type="spellEnd"/>
      <w:r w:rsidRPr="00145BB3">
        <w:rPr>
          <w:rFonts w:asciiTheme="minorBidi" w:hAnsiTheme="minorBidi" w:cstheme="minorBidi"/>
          <w:b/>
          <w:bCs/>
          <w:color w:val="FF0000"/>
          <w:sz w:val="20"/>
          <w:szCs w:val="20"/>
        </w:rPr>
        <w:t xml:space="preserve"> subgenera.</w:t>
      </w:r>
      <w:r w:rsidRPr="00145BB3">
        <w:rPr>
          <w:rFonts w:asciiTheme="minorBidi" w:hAnsiTheme="minorBidi" w:cstheme="minorBidi"/>
          <w:color w:val="FF0000"/>
          <w:sz w:val="20"/>
          <w:szCs w:val="20"/>
        </w:rPr>
        <w:t xml:space="preserve"> The UMAP projection shows clustering of </w:t>
      </w:r>
      <w:proofErr w:type="spellStart"/>
      <w:r w:rsidRPr="00145BB3">
        <w:rPr>
          <w:rFonts w:asciiTheme="minorBidi" w:hAnsiTheme="minorBidi" w:cstheme="minorBidi"/>
          <w:color w:val="FF0000"/>
          <w:sz w:val="20"/>
          <w:szCs w:val="20"/>
        </w:rPr>
        <w:t>PLPro</w:t>
      </w:r>
      <w:proofErr w:type="spellEnd"/>
      <w:r w:rsidRPr="00145BB3">
        <w:rPr>
          <w:rFonts w:asciiTheme="minorBidi" w:hAnsiTheme="minorBidi" w:cstheme="minorBidi"/>
          <w:color w:val="FF0000"/>
          <w:sz w:val="20"/>
          <w:szCs w:val="20"/>
        </w:rPr>
        <w:t xml:space="preserve"> domains from </w:t>
      </w:r>
      <w:proofErr w:type="spellStart"/>
      <w:r w:rsidRPr="00145BB3">
        <w:rPr>
          <w:rFonts w:asciiTheme="minorBidi" w:hAnsiTheme="minorBidi" w:cstheme="minorBidi"/>
          <w:color w:val="FF0000"/>
          <w:sz w:val="20"/>
          <w:szCs w:val="20"/>
        </w:rPr>
        <w:t>Sarbecovirus</w:t>
      </w:r>
      <w:proofErr w:type="spellEnd"/>
      <w:r w:rsidRPr="00145BB3">
        <w:rPr>
          <w:rFonts w:asciiTheme="minorBidi" w:hAnsiTheme="minorBidi" w:cstheme="minorBidi"/>
          <w:color w:val="FF0000"/>
          <w:sz w:val="20"/>
          <w:szCs w:val="20"/>
        </w:rPr>
        <w:t xml:space="preserve"> (n = 31), </w:t>
      </w:r>
      <w:proofErr w:type="spellStart"/>
      <w:r w:rsidRPr="00145BB3">
        <w:rPr>
          <w:rFonts w:asciiTheme="minorBidi" w:hAnsiTheme="minorBidi" w:cstheme="minorBidi"/>
          <w:color w:val="FF0000"/>
          <w:sz w:val="20"/>
          <w:szCs w:val="20"/>
        </w:rPr>
        <w:t>Nobecovirus</w:t>
      </w:r>
      <w:proofErr w:type="spellEnd"/>
      <w:r w:rsidRPr="00145BB3">
        <w:rPr>
          <w:rFonts w:asciiTheme="minorBidi" w:hAnsiTheme="minorBidi" w:cstheme="minorBidi"/>
          <w:color w:val="FF0000"/>
          <w:sz w:val="20"/>
          <w:szCs w:val="20"/>
        </w:rPr>
        <w:t xml:space="preserve"> (n = 11), </w:t>
      </w:r>
      <w:proofErr w:type="spellStart"/>
      <w:r w:rsidRPr="00145BB3">
        <w:rPr>
          <w:rFonts w:asciiTheme="minorBidi" w:hAnsiTheme="minorBidi" w:cstheme="minorBidi"/>
          <w:color w:val="FF0000"/>
          <w:sz w:val="20"/>
          <w:szCs w:val="20"/>
        </w:rPr>
        <w:t>Merbecovirus</w:t>
      </w:r>
      <w:proofErr w:type="spellEnd"/>
      <w:r w:rsidRPr="00145BB3">
        <w:rPr>
          <w:rFonts w:asciiTheme="minorBidi" w:hAnsiTheme="minorBidi" w:cstheme="minorBidi"/>
          <w:color w:val="FF0000"/>
          <w:sz w:val="20"/>
          <w:szCs w:val="20"/>
        </w:rPr>
        <w:t xml:space="preserve"> (n = 35), and </w:t>
      </w:r>
      <w:proofErr w:type="spellStart"/>
      <w:r w:rsidRPr="00145BB3">
        <w:rPr>
          <w:rFonts w:asciiTheme="minorBidi" w:hAnsiTheme="minorBidi" w:cstheme="minorBidi"/>
          <w:color w:val="FF0000"/>
          <w:sz w:val="20"/>
          <w:szCs w:val="20"/>
        </w:rPr>
        <w:t>Embecovirus</w:t>
      </w:r>
      <w:proofErr w:type="spellEnd"/>
      <w:r w:rsidRPr="00145BB3">
        <w:rPr>
          <w:rFonts w:asciiTheme="minorBidi" w:hAnsiTheme="minorBidi" w:cstheme="minorBidi"/>
          <w:color w:val="FF0000"/>
          <w:sz w:val="20"/>
          <w:szCs w:val="20"/>
        </w:rPr>
        <w:t xml:space="preserve"> (n = 45) using </w:t>
      </w:r>
      <w:proofErr w:type="spellStart"/>
      <w:r w:rsidRPr="00145BB3">
        <w:rPr>
          <w:rFonts w:asciiTheme="minorBidi" w:hAnsiTheme="minorBidi" w:cstheme="minorBidi"/>
          <w:color w:val="FF0000"/>
          <w:sz w:val="20"/>
          <w:szCs w:val="20"/>
        </w:rPr>
        <w:t>TMVec</w:t>
      </w:r>
      <w:proofErr w:type="spellEnd"/>
      <w:r w:rsidRPr="00145BB3">
        <w:rPr>
          <w:rFonts w:asciiTheme="minorBidi" w:hAnsiTheme="minorBidi" w:cstheme="minorBidi"/>
          <w:color w:val="FF0000"/>
          <w:sz w:val="20"/>
          <w:szCs w:val="20"/>
        </w:rPr>
        <w:t xml:space="preserve">, CPE and SPE representations. </w:t>
      </w:r>
      <w:proofErr w:type="spellStart"/>
      <w:r w:rsidRPr="00145BB3">
        <w:rPr>
          <w:rFonts w:asciiTheme="minorBidi" w:hAnsiTheme="minorBidi" w:cstheme="minorBidi"/>
          <w:color w:val="FF0000"/>
          <w:sz w:val="20"/>
          <w:szCs w:val="20"/>
        </w:rPr>
        <w:t>n_neighbors</w:t>
      </w:r>
      <w:proofErr w:type="spellEnd"/>
      <w:r w:rsidRPr="00145BB3">
        <w:rPr>
          <w:rFonts w:asciiTheme="minorBidi" w:hAnsiTheme="minorBidi" w:cstheme="minorBidi"/>
          <w:color w:val="FF0000"/>
          <w:sz w:val="20"/>
          <w:szCs w:val="20"/>
        </w:rPr>
        <w:t xml:space="preserve"> = 13, </w:t>
      </w:r>
      <w:proofErr w:type="spellStart"/>
      <w:r w:rsidRPr="00145BB3">
        <w:rPr>
          <w:rFonts w:asciiTheme="minorBidi" w:hAnsiTheme="minorBidi" w:cstheme="minorBidi"/>
          <w:color w:val="FF0000"/>
          <w:sz w:val="20"/>
          <w:szCs w:val="20"/>
        </w:rPr>
        <w:t>min_dist</w:t>
      </w:r>
      <w:proofErr w:type="spellEnd"/>
      <w:r w:rsidRPr="00145BB3">
        <w:rPr>
          <w:rFonts w:asciiTheme="minorBidi" w:hAnsiTheme="minorBidi" w:cstheme="minorBidi"/>
          <w:color w:val="FF0000"/>
          <w:sz w:val="20"/>
          <w:szCs w:val="20"/>
        </w:rPr>
        <w:t xml:space="preserve"> = 0.5.</w:t>
      </w:r>
    </w:p>
    <w:p w14:paraId="61C45EA9" w14:textId="77777777" w:rsidR="0014194A" w:rsidRDefault="0014194A" w:rsidP="00F36956">
      <w:pPr>
        <w:jc w:val="lowKashida"/>
        <w:rPr>
          <w:rFonts w:asciiTheme="minorBidi" w:hAnsiTheme="minorBidi" w:cstheme="minorBidi"/>
          <w:sz w:val="22"/>
          <w:szCs w:val="22"/>
        </w:rPr>
      </w:pPr>
    </w:p>
    <w:p w14:paraId="60D6A2CB" w14:textId="77777777" w:rsidR="00FC668C" w:rsidRDefault="00FC668C" w:rsidP="00F36956">
      <w:pPr>
        <w:jc w:val="lowKashida"/>
        <w:rPr>
          <w:rFonts w:asciiTheme="minorBidi" w:hAnsiTheme="minorBidi" w:cstheme="minorBidi"/>
          <w:sz w:val="22"/>
          <w:szCs w:val="22"/>
        </w:rPr>
      </w:pPr>
    </w:p>
    <w:p w14:paraId="463DA0DE" w14:textId="691458BE" w:rsidR="00FC668C" w:rsidRDefault="00FC668C" w:rsidP="00F36956">
      <w:pPr>
        <w:jc w:val="lowKashida"/>
        <w:rPr>
          <w:rFonts w:asciiTheme="minorBidi" w:hAnsiTheme="minorBidi" w:cstheme="minorBidi"/>
          <w:b/>
          <w:bCs/>
          <w:sz w:val="22"/>
          <w:szCs w:val="22"/>
        </w:rPr>
      </w:pPr>
      <w:r w:rsidRPr="00FC668C">
        <w:rPr>
          <w:rFonts w:asciiTheme="minorBidi" w:hAnsiTheme="minorBidi" w:cstheme="minorBidi"/>
          <w:b/>
          <w:bCs/>
          <w:sz w:val="22"/>
          <w:szCs w:val="22"/>
        </w:rPr>
        <w:t>Reviewer 3:</w:t>
      </w:r>
    </w:p>
    <w:p w14:paraId="01AA1C6E" w14:textId="77777777" w:rsidR="00FC668C" w:rsidRDefault="00FC668C" w:rsidP="00F36956">
      <w:pPr>
        <w:jc w:val="lowKashida"/>
        <w:rPr>
          <w:rFonts w:asciiTheme="minorBidi" w:hAnsiTheme="minorBidi" w:cstheme="minorBidi"/>
          <w:b/>
          <w:bCs/>
          <w:sz w:val="22"/>
          <w:szCs w:val="22"/>
        </w:rPr>
      </w:pPr>
    </w:p>
    <w:p w14:paraId="103048EB" w14:textId="464D69AC" w:rsidR="00FC668C" w:rsidRDefault="00FC668C" w:rsidP="00FC668C">
      <w:pPr>
        <w:jc w:val="lowKashida"/>
        <w:rPr>
          <w:rFonts w:asciiTheme="minorBidi" w:hAnsiTheme="minorBidi" w:cstheme="minorBidi"/>
          <w:sz w:val="22"/>
          <w:szCs w:val="22"/>
        </w:rPr>
      </w:pPr>
      <w:r w:rsidRPr="00FC668C">
        <w:rPr>
          <w:rFonts w:asciiTheme="minorBidi" w:hAnsiTheme="minorBidi" w:cstheme="minorBidi"/>
          <w:sz w:val="22"/>
          <w:szCs w:val="22"/>
        </w:rPr>
        <w:t>The study presents a new approach for comparing protein structures using energy profiles derived from amino acid sequences, which offer a faster and computationally efficient alternative to traditional structural alignment methods. By generating 210-dimensional profiles based on pairwise amino acid interactions, the method accurately reflects structural and evolutionary relationships among proteins, as validated by strong correlations with benchmark structural data. It effectively distinguishes protein families across hierarchical levels and has shown success in clustering proteins from viruses and bacteriocins. Additionally, the method's efficiency extends to applications in drug combination prediction, highlighting its versatility and potential in large-scale protein analysis. The manuscript is commendable clear and the logical order in which the concepts and findings are presented greatly facilitates understanding.</w:t>
      </w:r>
    </w:p>
    <w:p w14:paraId="59EE9903" w14:textId="77777777" w:rsidR="00FC668C" w:rsidRPr="00FC668C" w:rsidRDefault="00FC668C" w:rsidP="00FC668C">
      <w:pPr>
        <w:jc w:val="lowKashida"/>
        <w:rPr>
          <w:rFonts w:asciiTheme="minorBidi" w:hAnsiTheme="minorBidi" w:cstheme="minorBidi"/>
          <w:color w:val="074F6A" w:themeColor="accent4" w:themeShade="80"/>
          <w:sz w:val="22"/>
          <w:szCs w:val="22"/>
        </w:rPr>
      </w:pPr>
    </w:p>
    <w:p w14:paraId="52C14B89" w14:textId="306BE40A" w:rsidR="00FC668C" w:rsidRDefault="00FC668C" w:rsidP="002E7BD0">
      <w:pPr>
        <w:jc w:val="lowKashida"/>
        <w:rPr>
          <w:rFonts w:asciiTheme="minorBidi" w:hAnsiTheme="minorBidi" w:cstheme="minorBidi"/>
          <w:color w:val="074F6A" w:themeColor="accent4" w:themeShade="80"/>
          <w:sz w:val="22"/>
          <w:szCs w:val="22"/>
        </w:rPr>
      </w:pPr>
      <w:r w:rsidRPr="00FC668C">
        <w:rPr>
          <w:rFonts w:asciiTheme="minorBidi" w:hAnsiTheme="minorBidi" w:cstheme="minorBidi"/>
          <w:color w:val="074F6A" w:themeColor="accent4" w:themeShade="80"/>
          <w:sz w:val="22"/>
          <w:szCs w:val="22"/>
        </w:rPr>
        <w:t xml:space="preserve">ANSWER: </w:t>
      </w:r>
      <w:ins w:id="21" w:author="Andressoo, Jaan-Olle" w:date="2024-10-24T12:48:00Z">
        <w:r w:rsidR="007D2DFF">
          <w:rPr>
            <w:rFonts w:asciiTheme="minorBidi" w:hAnsiTheme="minorBidi" w:cstheme="minorBidi"/>
            <w:color w:val="074F6A" w:themeColor="accent4" w:themeShade="80"/>
            <w:sz w:val="22"/>
            <w:szCs w:val="22"/>
          </w:rPr>
          <w:t xml:space="preserve">We would like to thank the reviewer </w:t>
        </w:r>
      </w:ins>
      <w:del w:id="22" w:author="Andressoo, Jaan-Olle" w:date="2024-10-24T12:48:00Z">
        <w:r w:rsidRPr="00FC668C" w:rsidDel="007D2DFF">
          <w:rPr>
            <w:rFonts w:asciiTheme="minorBidi" w:hAnsiTheme="minorBidi" w:cstheme="minorBidi"/>
            <w:color w:val="074F6A" w:themeColor="accent4" w:themeShade="80"/>
            <w:sz w:val="22"/>
            <w:szCs w:val="22"/>
          </w:rPr>
          <w:delText>Thank you for your</w:delText>
        </w:r>
      </w:del>
      <w:ins w:id="23" w:author="Andressoo, Jaan-Olle" w:date="2024-10-24T12:48:00Z">
        <w:r w:rsidR="007D2DFF">
          <w:rPr>
            <w:rFonts w:asciiTheme="minorBidi" w:hAnsiTheme="minorBidi" w:cstheme="minorBidi"/>
            <w:color w:val="074F6A" w:themeColor="accent4" w:themeShade="80"/>
            <w:sz w:val="22"/>
            <w:szCs w:val="22"/>
          </w:rPr>
          <w:t>for</w:t>
        </w:r>
      </w:ins>
      <w:ins w:id="24" w:author="Andressoo, Jaan-Olle" w:date="2024-10-24T12:49:00Z">
        <w:r w:rsidR="007D2DFF">
          <w:rPr>
            <w:rFonts w:asciiTheme="minorBidi" w:hAnsiTheme="minorBidi" w:cstheme="minorBidi"/>
            <w:color w:val="074F6A" w:themeColor="accent4" w:themeShade="80"/>
            <w:sz w:val="22"/>
            <w:szCs w:val="22"/>
          </w:rPr>
          <w:t xml:space="preserve"> the</w:t>
        </w:r>
      </w:ins>
      <w:r w:rsidRPr="00FC668C">
        <w:rPr>
          <w:rFonts w:asciiTheme="minorBidi" w:hAnsiTheme="minorBidi" w:cstheme="minorBidi"/>
          <w:color w:val="074F6A" w:themeColor="accent4" w:themeShade="80"/>
          <w:sz w:val="22"/>
          <w:szCs w:val="22"/>
        </w:rPr>
        <w:t xml:space="preserve"> positive feedback and for recognizing the value </w:t>
      </w:r>
      <w:del w:id="25" w:author="Andressoo, Jaan-Olle" w:date="2024-10-24T12:49:00Z">
        <w:r w:rsidRPr="00FC668C" w:rsidDel="007D2DFF">
          <w:rPr>
            <w:rFonts w:asciiTheme="minorBidi" w:hAnsiTheme="minorBidi" w:cstheme="minorBidi"/>
            <w:color w:val="074F6A" w:themeColor="accent4" w:themeShade="80"/>
            <w:sz w:val="22"/>
            <w:szCs w:val="22"/>
          </w:rPr>
          <w:delText xml:space="preserve">and versatility </w:delText>
        </w:r>
      </w:del>
      <w:r w:rsidRPr="00FC668C">
        <w:rPr>
          <w:rFonts w:asciiTheme="minorBidi" w:hAnsiTheme="minorBidi" w:cstheme="minorBidi"/>
          <w:color w:val="074F6A" w:themeColor="accent4" w:themeShade="80"/>
          <w:sz w:val="22"/>
          <w:szCs w:val="22"/>
        </w:rPr>
        <w:t xml:space="preserve">of our </w:t>
      </w:r>
      <w:del w:id="26" w:author="Andressoo, Jaan-Olle" w:date="2024-10-24T12:49:00Z">
        <w:r w:rsidRPr="00FC668C" w:rsidDel="007D2DFF">
          <w:rPr>
            <w:rFonts w:asciiTheme="minorBidi" w:hAnsiTheme="minorBidi" w:cstheme="minorBidi"/>
            <w:color w:val="074F6A" w:themeColor="accent4" w:themeShade="80"/>
            <w:sz w:val="22"/>
            <w:szCs w:val="22"/>
          </w:rPr>
          <w:delText>approach</w:delText>
        </w:r>
      </w:del>
      <w:ins w:id="27" w:author="Andressoo, Jaan-Olle" w:date="2024-10-24T12:49:00Z">
        <w:r w:rsidR="007D2DFF">
          <w:rPr>
            <w:rFonts w:asciiTheme="minorBidi" w:hAnsiTheme="minorBidi" w:cstheme="minorBidi"/>
            <w:color w:val="074F6A" w:themeColor="accent4" w:themeShade="80"/>
            <w:sz w:val="22"/>
            <w:szCs w:val="22"/>
          </w:rPr>
          <w:t>work</w:t>
        </w:r>
      </w:ins>
      <w:r w:rsidRPr="00FC668C">
        <w:rPr>
          <w:rFonts w:asciiTheme="minorBidi" w:hAnsiTheme="minorBidi" w:cstheme="minorBidi"/>
          <w:color w:val="074F6A" w:themeColor="accent4" w:themeShade="80"/>
          <w:sz w:val="22"/>
          <w:szCs w:val="22"/>
        </w:rPr>
        <w:t xml:space="preserve">. </w:t>
      </w:r>
      <w:del w:id="28" w:author="Andressoo, Jaan-Olle" w:date="2024-10-24T12:50:00Z">
        <w:r w:rsidRPr="00FC668C" w:rsidDel="007D2DFF">
          <w:rPr>
            <w:rFonts w:asciiTheme="minorBidi" w:hAnsiTheme="minorBidi" w:cstheme="minorBidi"/>
            <w:color w:val="074F6A" w:themeColor="accent4" w:themeShade="80"/>
            <w:sz w:val="22"/>
            <w:szCs w:val="22"/>
          </w:rPr>
          <w:delText xml:space="preserve">We are pleased that you found the manuscript clear and well-structured. </w:delText>
        </w:r>
      </w:del>
      <w:del w:id="29" w:author="Andressoo, Jaan-Olle" w:date="2024-10-24T12:49:00Z">
        <w:r w:rsidRPr="00FC668C" w:rsidDel="007D2DFF">
          <w:rPr>
            <w:rFonts w:asciiTheme="minorBidi" w:hAnsiTheme="minorBidi" w:cstheme="minorBidi"/>
            <w:color w:val="074F6A" w:themeColor="accent4" w:themeShade="80"/>
            <w:sz w:val="22"/>
            <w:szCs w:val="22"/>
          </w:rPr>
          <w:delText>We appreciate your acknowledgment of the method's efficiency and accuracy in reflecting structural and evolutionary relationships</w:delText>
        </w:r>
        <w:r w:rsidDel="007D2DFF">
          <w:rPr>
            <w:rFonts w:asciiTheme="minorBidi" w:hAnsiTheme="minorBidi" w:cstheme="minorBidi"/>
            <w:color w:val="074F6A" w:themeColor="accent4" w:themeShade="80"/>
            <w:sz w:val="22"/>
            <w:szCs w:val="22"/>
          </w:rPr>
          <w:delText>.</w:delText>
        </w:r>
      </w:del>
    </w:p>
    <w:p w14:paraId="07532FBC" w14:textId="77777777" w:rsidR="00663FAC" w:rsidRDefault="00663FAC" w:rsidP="00FC668C">
      <w:pPr>
        <w:jc w:val="lowKashida"/>
        <w:rPr>
          <w:rFonts w:asciiTheme="minorBidi" w:hAnsiTheme="minorBidi" w:cstheme="minorBidi"/>
          <w:color w:val="074F6A" w:themeColor="accent4" w:themeShade="80"/>
          <w:sz w:val="22"/>
          <w:szCs w:val="22"/>
        </w:rPr>
      </w:pPr>
    </w:p>
    <w:p w14:paraId="438B19D6" w14:textId="77777777" w:rsidR="00663FAC" w:rsidRDefault="00663FAC" w:rsidP="00FC668C">
      <w:pPr>
        <w:jc w:val="lowKashida"/>
        <w:rPr>
          <w:rFonts w:asciiTheme="minorBidi" w:hAnsiTheme="minorBidi" w:cstheme="minorBidi"/>
          <w:color w:val="074F6A" w:themeColor="accent4" w:themeShade="80"/>
          <w:sz w:val="22"/>
          <w:szCs w:val="22"/>
        </w:rPr>
      </w:pPr>
    </w:p>
    <w:p w14:paraId="01CFF6D2" w14:textId="42866C7A" w:rsidR="00663FAC" w:rsidRPr="00663FAC" w:rsidRDefault="00663FAC" w:rsidP="00663FAC">
      <w:pPr>
        <w:jc w:val="lowKashida"/>
        <w:rPr>
          <w:rFonts w:asciiTheme="minorBidi" w:hAnsiTheme="minorBidi" w:cstheme="minorBidi"/>
          <w:color w:val="000000" w:themeColor="text1"/>
          <w:sz w:val="22"/>
          <w:szCs w:val="22"/>
        </w:rPr>
      </w:pPr>
      <w:r w:rsidRPr="00663FAC">
        <w:rPr>
          <w:rFonts w:asciiTheme="minorBidi" w:hAnsiTheme="minorBidi" w:cstheme="minorBidi"/>
          <w:color w:val="000000" w:themeColor="text1"/>
          <w:sz w:val="22"/>
          <w:szCs w:val="22"/>
        </w:rPr>
        <w:t xml:space="preserve">1) On page 5, the authors presented a useful comparison between structural and sequence-based energy calculations, suggesting that sequence-based energy estimation serves as a reliable approximation. However, it would be beneficial to address potential limitations or assumptions in this comparative analysis. </w:t>
      </w:r>
      <w:proofErr w:type="gramStart"/>
      <w:r w:rsidRPr="00663FAC">
        <w:rPr>
          <w:rFonts w:asciiTheme="minorBidi" w:hAnsiTheme="minorBidi" w:cstheme="minorBidi"/>
          <w:color w:val="000000" w:themeColor="text1"/>
          <w:sz w:val="22"/>
          <w:szCs w:val="22"/>
        </w:rPr>
        <w:t>In particular, discussing</w:t>
      </w:r>
      <w:proofErr w:type="gramEnd"/>
      <w:r w:rsidRPr="00663FAC">
        <w:rPr>
          <w:rFonts w:asciiTheme="minorBidi" w:hAnsiTheme="minorBidi" w:cstheme="minorBidi"/>
          <w:color w:val="000000" w:themeColor="text1"/>
          <w:sz w:val="22"/>
          <w:szCs w:val="22"/>
        </w:rPr>
        <w:t xml:space="preserve"> how sequence length and protein complexity might impact the accuracy of energy estimates would provide a more comprehensive understanding of the strengths and weaknesses of each method.</w:t>
      </w:r>
    </w:p>
    <w:p w14:paraId="223C9A07" w14:textId="77777777" w:rsidR="00663FAC" w:rsidRDefault="00663FAC" w:rsidP="00663FAC">
      <w:pPr>
        <w:jc w:val="lowKashida"/>
        <w:rPr>
          <w:rFonts w:asciiTheme="minorBidi" w:hAnsiTheme="minorBidi" w:cstheme="minorBidi"/>
          <w:color w:val="074F6A" w:themeColor="accent4" w:themeShade="80"/>
          <w:sz w:val="22"/>
          <w:szCs w:val="22"/>
        </w:rPr>
      </w:pPr>
    </w:p>
    <w:p w14:paraId="191FAD55" w14:textId="23FFBADD" w:rsidR="00590EF0" w:rsidRPr="00590EF0" w:rsidRDefault="00663FAC" w:rsidP="002E7BD0">
      <w:pPr>
        <w:jc w:val="lowKashida"/>
        <w:rPr>
          <w:rFonts w:asciiTheme="minorBidi" w:hAnsiTheme="minorBidi" w:cstheme="minorBidi"/>
          <w:color w:val="074F6A" w:themeColor="accent4" w:themeShade="80"/>
          <w:sz w:val="22"/>
          <w:szCs w:val="22"/>
        </w:rPr>
      </w:pPr>
      <w:r>
        <w:rPr>
          <w:rFonts w:asciiTheme="minorBidi" w:hAnsiTheme="minorBidi" w:cstheme="minorBidi"/>
          <w:color w:val="074F6A" w:themeColor="accent4" w:themeShade="80"/>
          <w:sz w:val="22"/>
          <w:szCs w:val="22"/>
        </w:rPr>
        <w:t xml:space="preserve">ANSWER: </w:t>
      </w:r>
      <w:r w:rsidR="00590EF0" w:rsidRPr="00590EF0">
        <w:rPr>
          <w:rFonts w:asciiTheme="minorBidi" w:hAnsiTheme="minorBidi" w:cstheme="minorBidi"/>
          <w:color w:val="074F6A" w:themeColor="accent4" w:themeShade="80"/>
          <w:sz w:val="22"/>
          <w:szCs w:val="22"/>
        </w:rPr>
        <w:t xml:space="preserve">We thank the reviewer for </w:t>
      </w:r>
      <w:del w:id="30" w:author="Andressoo, Jaan-Olle" w:date="2024-10-24T12:51:00Z">
        <w:r w:rsidR="00590EF0" w:rsidRPr="00590EF0" w:rsidDel="007D2DFF">
          <w:rPr>
            <w:rFonts w:asciiTheme="minorBidi" w:hAnsiTheme="minorBidi" w:cstheme="minorBidi"/>
            <w:color w:val="074F6A" w:themeColor="accent4" w:themeShade="80"/>
            <w:sz w:val="22"/>
            <w:szCs w:val="22"/>
          </w:rPr>
          <w:delText xml:space="preserve">their </w:delText>
        </w:r>
      </w:del>
      <w:ins w:id="31" w:author="Andressoo, Jaan-Olle" w:date="2024-10-24T12:51:00Z">
        <w:r w:rsidR="007D2DFF">
          <w:rPr>
            <w:rFonts w:asciiTheme="minorBidi" w:hAnsiTheme="minorBidi" w:cstheme="minorBidi"/>
            <w:color w:val="074F6A" w:themeColor="accent4" w:themeShade="80"/>
            <w:sz w:val="22"/>
            <w:szCs w:val="22"/>
          </w:rPr>
          <w:t>the</w:t>
        </w:r>
        <w:r w:rsidR="007D2DFF" w:rsidRPr="00590EF0">
          <w:rPr>
            <w:rFonts w:asciiTheme="minorBidi" w:hAnsiTheme="minorBidi" w:cstheme="minorBidi"/>
            <w:color w:val="074F6A" w:themeColor="accent4" w:themeShade="80"/>
            <w:sz w:val="22"/>
            <w:szCs w:val="22"/>
          </w:rPr>
          <w:t xml:space="preserve"> </w:t>
        </w:r>
      </w:ins>
      <w:r w:rsidR="00590EF0" w:rsidRPr="00590EF0">
        <w:rPr>
          <w:rFonts w:asciiTheme="minorBidi" w:hAnsiTheme="minorBidi" w:cstheme="minorBidi"/>
          <w:color w:val="074F6A" w:themeColor="accent4" w:themeShade="80"/>
          <w:sz w:val="22"/>
          <w:szCs w:val="22"/>
        </w:rPr>
        <w:t xml:space="preserve">valuable suggestion to address the limitations and assumptions in our comparison between structural and sequence-based energy calculations. We have added the following </w:t>
      </w:r>
      <w:ins w:id="32" w:author="Andressoo, Jaan-Olle" w:date="2024-10-24T12:52:00Z">
        <w:r w:rsidR="007045FF">
          <w:rPr>
            <w:rFonts w:asciiTheme="minorBidi" w:hAnsiTheme="minorBidi" w:cstheme="minorBidi"/>
            <w:color w:val="074F6A" w:themeColor="accent4" w:themeShade="80"/>
            <w:sz w:val="22"/>
            <w:szCs w:val="22"/>
          </w:rPr>
          <w:t xml:space="preserve">section and </w:t>
        </w:r>
      </w:ins>
      <w:r w:rsidR="00590EF0" w:rsidRPr="00590EF0">
        <w:rPr>
          <w:rFonts w:asciiTheme="minorBidi" w:hAnsiTheme="minorBidi" w:cstheme="minorBidi"/>
          <w:color w:val="074F6A" w:themeColor="accent4" w:themeShade="80"/>
          <w:sz w:val="22"/>
          <w:szCs w:val="22"/>
        </w:rPr>
        <w:t>discussion to the revised version of the manuscript at page 6.</w:t>
      </w:r>
    </w:p>
    <w:p w14:paraId="2A77823F" w14:textId="12DEC540" w:rsidR="002E7BD0" w:rsidRPr="002E7BD0" w:rsidRDefault="00590EF0" w:rsidP="002E7BD0">
      <w:pPr>
        <w:spacing w:line="360" w:lineRule="auto"/>
        <w:jc w:val="lowKashida"/>
        <w:rPr>
          <w:rFonts w:asciiTheme="minorBidi" w:hAnsiTheme="minorBidi" w:cstheme="minorBidi"/>
          <w:color w:val="FF0000"/>
          <w:sz w:val="22"/>
          <w:szCs w:val="22"/>
        </w:rPr>
      </w:pPr>
      <w:r w:rsidRPr="00590EF0">
        <w:rPr>
          <w:rFonts w:asciiTheme="minorBidi" w:hAnsiTheme="minorBidi" w:cstheme="minorBidi"/>
          <w:color w:val="FF0000"/>
          <w:sz w:val="22"/>
          <w:szCs w:val="22"/>
        </w:rPr>
        <w:t xml:space="preserve">" </w:t>
      </w:r>
      <w:r w:rsidR="002E7BD0" w:rsidRPr="002E7BD0">
        <w:rPr>
          <w:rFonts w:asciiTheme="minorBidi" w:hAnsiTheme="minorBidi" w:cstheme="minorBidi"/>
          <w:color w:val="FF0000"/>
          <w:sz w:val="22"/>
          <w:szCs w:val="22"/>
        </w:rPr>
        <w:t xml:space="preserve">We also computed the total energy for protein sequences and their corresponding structures using protein domains from the ASTRAL40 dataset. We then analyzed the differences between these two energy estimates. As illustrated in </w:t>
      </w:r>
      <w:ins w:id="33" w:author="Andressoo, Jaan-Olle" w:date="2024-10-24T12:53:00Z">
        <w:r w:rsidR="007045FF">
          <w:rPr>
            <w:rFonts w:asciiTheme="minorBidi" w:hAnsiTheme="minorBidi" w:cstheme="minorBidi"/>
            <w:color w:val="FF0000"/>
            <w:sz w:val="22"/>
            <w:szCs w:val="22"/>
          </w:rPr>
          <w:t xml:space="preserve">new </w:t>
        </w:r>
      </w:ins>
      <w:r w:rsidR="002E7BD0" w:rsidRPr="002E7BD0">
        <w:rPr>
          <w:rFonts w:asciiTheme="minorBidi" w:hAnsiTheme="minorBidi" w:cstheme="minorBidi"/>
          <w:color w:val="FF0000"/>
          <w:sz w:val="22"/>
          <w:szCs w:val="22"/>
        </w:rPr>
        <w:t xml:space="preserve">Fig. 2C, we specifically investigated the correlation between these energy differences and protein length. Our results show no significant correlation, indicating that the accuracy of sequence-based total energy estimates is not affected </w:t>
      </w:r>
      <w:r w:rsidR="002E7BD0" w:rsidRPr="002E7BD0">
        <w:rPr>
          <w:rFonts w:asciiTheme="minorBidi" w:hAnsiTheme="minorBidi" w:cstheme="minorBidi"/>
          <w:color w:val="FF0000"/>
          <w:sz w:val="22"/>
          <w:szCs w:val="22"/>
        </w:rPr>
        <w:lastRenderedPageBreak/>
        <w:t xml:space="preserve">by protein length. This suggests that sequence-based energy calculations provide a reliable approximation of structural energies, even for proteins of varying lengths. To further support our findings, we extended our analysis to examine energy discrepancies for all interaction types. For each interaction type, we calculated the difference between energy estimates derived from sequence and structure. As shown in </w:t>
      </w:r>
      <w:proofErr w:type="gramStart"/>
      <w:ins w:id="34" w:author="Andressoo, Jaan-Olle" w:date="2024-10-24T13:44:00Z">
        <w:r w:rsidR="00253BBA">
          <w:rPr>
            <w:rFonts w:asciiTheme="minorBidi" w:hAnsiTheme="minorBidi" w:cstheme="minorBidi"/>
            <w:color w:val="FF0000"/>
            <w:sz w:val="22"/>
            <w:szCs w:val="22"/>
          </w:rPr>
          <w:t>new?</w:t>
        </w:r>
        <w:proofErr w:type="gramEnd"/>
        <w:r w:rsidR="00253BBA">
          <w:rPr>
            <w:rFonts w:asciiTheme="minorBidi" w:hAnsiTheme="minorBidi" w:cstheme="minorBidi"/>
            <w:color w:val="FF0000"/>
            <w:sz w:val="22"/>
            <w:szCs w:val="22"/>
          </w:rPr>
          <w:t xml:space="preserve"> </w:t>
        </w:r>
      </w:ins>
      <w:r w:rsidR="002E7BD0" w:rsidRPr="002E7BD0">
        <w:rPr>
          <w:rFonts w:asciiTheme="minorBidi" w:hAnsiTheme="minorBidi" w:cstheme="minorBidi"/>
          <w:color w:val="FF0000"/>
          <w:sz w:val="22"/>
          <w:szCs w:val="22"/>
        </w:rPr>
        <w:t xml:space="preserve">Fig. 2D, for 96% of interaction types, the correlation between these energy differences and protein length was less than 0.5. This indicates that protein length has no effect on the accuracy of energy estimates across most interaction types, reinforcing our conclusion that sequence-based energy approximations are robust across different protein interactions. The scatter plots for all 210 interaction types are provided in </w:t>
      </w:r>
      <w:ins w:id="35" w:author="Andressoo, Jaan-Olle" w:date="2024-10-24T12:54:00Z">
        <w:r w:rsidR="007045FF">
          <w:rPr>
            <w:rFonts w:asciiTheme="minorBidi" w:hAnsiTheme="minorBidi" w:cstheme="minorBidi"/>
            <w:color w:val="FF0000"/>
            <w:sz w:val="22"/>
            <w:szCs w:val="22"/>
          </w:rPr>
          <w:t xml:space="preserve">new </w:t>
        </w:r>
      </w:ins>
      <w:del w:id="36" w:author="Andressoo, Jaan-Olle" w:date="2024-10-24T12:54:00Z">
        <w:r w:rsidR="002E7BD0" w:rsidRPr="002E7BD0" w:rsidDel="007045FF">
          <w:rPr>
            <w:rFonts w:asciiTheme="minorBidi" w:hAnsiTheme="minorBidi" w:cstheme="minorBidi"/>
            <w:color w:val="FF0000"/>
            <w:sz w:val="22"/>
            <w:szCs w:val="22"/>
          </w:rPr>
          <w:delText>s</w:delText>
        </w:r>
      </w:del>
      <w:ins w:id="37" w:author="Andressoo, Jaan-Olle" w:date="2024-10-24T12:54:00Z">
        <w:r w:rsidR="007045FF">
          <w:rPr>
            <w:rFonts w:asciiTheme="minorBidi" w:hAnsiTheme="minorBidi" w:cstheme="minorBidi"/>
            <w:color w:val="FF0000"/>
            <w:sz w:val="22"/>
            <w:szCs w:val="22"/>
          </w:rPr>
          <w:t>S</w:t>
        </w:r>
      </w:ins>
      <w:r w:rsidR="002E7BD0" w:rsidRPr="002E7BD0">
        <w:rPr>
          <w:rFonts w:asciiTheme="minorBidi" w:hAnsiTheme="minorBidi" w:cstheme="minorBidi"/>
          <w:color w:val="FF0000"/>
          <w:sz w:val="22"/>
          <w:szCs w:val="22"/>
        </w:rPr>
        <w:t xml:space="preserve">upplementary </w:t>
      </w:r>
      <w:ins w:id="38" w:author="Andressoo, Jaan-Olle" w:date="2024-10-24T12:54:00Z">
        <w:r w:rsidR="007045FF">
          <w:rPr>
            <w:rFonts w:asciiTheme="minorBidi" w:hAnsiTheme="minorBidi" w:cstheme="minorBidi"/>
            <w:color w:val="FF0000"/>
            <w:sz w:val="22"/>
            <w:szCs w:val="22"/>
          </w:rPr>
          <w:t>F</w:t>
        </w:r>
      </w:ins>
      <w:del w:id="39" w:author="Andressoo, Jaan-Olle" w:date="2024-10-24T12:54:00Z">
        <w:r w:rsidR="002E7BD0" w:rsidRPr="002E7BD0" w:rsidDel="007045FF">
          <w:rPr>
            <w:rFonts w:asciiTheme="minorBidi" w:hAnsiTheme="minorBidi" w:cstheme="minorBidi"/>
            <w:color w:val="FF0000"/>
            <w:sz w:val="22"/>
            <w:szCs w:val="22"/>
          </w:rPr>
          <w:delText>f</w:delText>
        </w:r>
      </w:del>
      <w:r w:rsidR="002E7BD0" w:rsidRPr="002E7BD0">
        <w:rPr>
          <w:rFonts w:asciiTheme="minorBidi" w:hAnsiTheme="minorBidi" w:cstheme="minorBidi"/>
          <w:color w:val="FF0000"/>
          <w:sz w:val="22"/>
          <w:szCs w:val="22"/>
        </w:rPr>
        <w:t>igure S1.</w:t>
      </w:r>
    </w:p>
    <w:p w14:paraId="2885A82E" w14:textId="41A308C9" w:rsidR="00590EF0" w:rsidRPr="00A52B00" w:rsidRDefault="002E7BD0" w:rsidP="00A52B00">
      <w:pPr>
        <w:spacing w:line="360" w:lineRule="auto"/>
        <w:jc w:val="lowKashida"/>
        <w:rPr>
          <w:rFonts w:asciiTheme="minorBidi" w:hAnsiTheme="minorBidi" w:cstheme="minorBidi"/>
          <w:color w:val="FF0000"/>
          <w:sz w:val="22"/>
          <w:szCs w:val="22"/>
        </w:rPr>
      </w:pPr>
      <w:r w:rsidRPr="002E7BD0">
        <w:rPr>
          <w:rFonts w:asciiTheme="minorBidi" w:hAnsiTheme="minorBidi" w:cstheme="minorBidi"/>
          <w:color w:val="FF0000"/>
          <w:sz w:val="22"/>
          <w:szCs w:val="22"/>
        </w:rPr>
        <w:t>However, while protein length does not seem to influence the accuracy, we recognize that protein complexity—such as folding patterns, structural heterogeneity, and conformational dynamics—</w:t>
      </w:r>
      <w:del w:id="40" w:author="Andressoo, Jaan-Olle" w:date="2024-10-24T13:45:00Z">
        <w:r w:rsidRPr="002E7BD0" w:rsidDel="00253BBA">
          <w:rPr>
            <w:rFonts w:asciiTheme="minorBidi" w:hAnsiTheme="minorBidi" w:cstheme="minorBidi"/>
            <w:color w:val="FF0000"/>
            <w:sz w:val="22"/>
            <w:szCs w:val="22"/>
          </w:rPr>
          <w:delText>could still</w:delText>
        </w:r>
      </w:del>
      <w:ins w:id="41" w:author="Andressoo, Jaan-Olle" w:date="2024-10-24T13:45:00Z">
        <w:r w:rsidR="00253BBA">
          <w:rPr>
            <w:rFonts w:asciiTheme="minorBidi" w:hAnsiTheme="minorBidi" w:cstheme="minorBidi"/>
            <w:color w:val="FF0000"/>
            <w:sz w:val="22"/>
            <w:szCs w:val="22"/>
          </w:rPr>
          <w:t>may</w:t>
        </w:r>
      </w:ins>
      <w:r w:rsidRPr="002E7BD0">
        <w:rPr>
          <w:rFonts w:asciiTheme="minorBidi" w:hAnsiTheme="minorBidi" w:cstheme="minorBidi"/>
          <w:color w:val="FF0000"/>
          <w:sz w:val="22"/>
          <w:szCs w:val="22"/>
        </w:rPr>
        <w:t xml:space="preserve"> </w:t>
      </w:r>
      <w:ins w:id="42" w:author="Andressoo, Jaan-Olle" w:date="2024-10-24T13:46:00Z">
        <w:r w:rsidR="00253BBA">
          <w:rPr>
            <w:rFonts w:asciiTheme="minorBidi" w:hAnsiTheme="minorBidi" w:cstheme="minorBidi"/>
            <w:color w:val="FF0000"/>
            <w:sz w:val="22"/>
            <w:szCs w:val="22"/>
          </w:rPr>
          <w:t xml:space="preserve">indeed </w:t>
        </w:r>
      </w:ins>
      <w:r w:rsidRPr="002E7BD0">
        <w:rPr>
          <w:rFonts w:asciiTheme="minorBidi" w:hAnsiTheme="minorBidi" w:cstheme="minorBidi"/>
          <w:color w:val="FF0000"/>
          <w:sz w:val="22"/>
          <w:szCs w:val="22"/>
        </w:rPr>
        <w:t xml:space="preserve">play a role in the precision of energy estimates. </w:t>
      </w:r>
      <w:del w:id="43" w:author="Andressoo, Jaan-Olle" w:date="2024-10-24T13:45:00Z">
        <w:r w:rsidRPr="002E7BD0" w:rsidDel="00253BBA">
          <w:rPr>
            <w:rFonts w:asciiTheme="minorBidi" w:hAnsiTheme="minorBidi" w:cstheme="minorBidi"/>
            <w:color w:val="FF0000"/>
            <w:sz w:val="22"/>
            <w:szCs w:val="22"/>
          </w:rPr>
          <w:delText xml:space="preserve">These factors might affect the energy landscape in ways that are not fully captured by sequence-based methods. </w:delText>
        </w:r>
      </w:del>
      <w:r w:rsidRPr="002E7BD0">
        <w:rPr>
          <w:rFonts w:asciiTheme="minorBidi" w:hAnsiTheme="minorBidi" w:cstheme="minorBidi"/>
          <w:color w:val="FF0000"/>
          <w:sz w:val="22"/>
          <w:szCs w:val="22"/>
        </w:rPr>
        <w:t>Therefore, exploring the impact of protein complexity on energy estimations will be a valuable direction for future research.</w:t>
      </w:r>
      <w:ins w:id="44" w:author="Andressoo, Jaan-Olle" w:date="2024-10-24T13:47:00Z">
        <w:r w:rsidR="00253BBA">
          <w:rPr>
            <w:rFonts w:asciiTheme="minorBidi" w:hAnsiTheme="minorBidi" w:cstheme="minorBidi"/>
            <w:color w:val="FF0000"/>
            <w:sz w:val="22"/>
            <w:szCs w:val="22"/>
          </w:rPr>
          <w:t xml:space="preserve"> We have now added this angle into the revised </w:t>
        </w:r>
        <w:proofErr w:type="spellStart"/>
        <w:r w:rsidR="00253BBA">
          <w:rPr>
            <w:rFonts w:asciiTheme="minorBidi" w:hAnsiTheme="minorBidi" w:cstheme="minorBidi"/>
            <w:color w:val="FF0000"/>
            <w:sz w:val="22"/>
            <w:szCs w:val="22"/>
          </w:rPr>
          <w:t>Discssuion</w:t>
        </w:r>
        <w:proofErr w:type="spellEnd"/>
        <w:r w:rsidR="00253BBA">
          <w:rPr>
            <w:rFonts w:asciiTheme="minorBidi" w:hAnsiTheme="minorBidi" w:cstheme="minorBidi"/>
            <w:color w:val="FF0000"/>
            <w:sz w:val="22"/>
            <w:szCs w:val="22"/>
          </w:rPr>
          <w:t xml:space="preserve"> section (when you feel it is relevant to add, with </w:t>
        </w:r>
      </w:ins>
      <w:ins w:id="45" w:author="Andressoo, Jaan-Olle" w:date="2024-10-24T13:48:00Z">
        <w:r w:rsidR="00253BBA">
          <w:rPr>
            <w:rFonts w:asciiTheme="minorBidi" w:hAnsiTheme="minorBidi" w:cstheme="minorBidi"/>
            <w:color w:val="FF0000"/>
            <w:sz w:val="22"/>
            <w:szCs w:val="22"/>
          </w:rPr>
          <w:t xml:space="preserve">half or maybe with </w:t>
        </w:r>
      </w:ins>
      <w:ins w:id="46" w:author="Andressoo, Jaan-Olle" w:date="2024-10-24T13:47:00Z">
        <w:r w:rsidR="00253BBA">
          <w:rPr>
            <w:rFonts w:asciiTheme="minorBidi" w:hAnsiTheme="minorBidi" w:cstheme="minorBidi"/>
            <w:color w:val="FF0000"/>
            <w:sz w:val="22"/>
            <w:szCs w:val="22"/>
          </w:rPr>
          <w:t>one-two sentences).</w:t>
        </w:r>
      </w:ins>
      <w:del w:id="47" w:author="Andressoo, Jaan-Olle" w:date="2024-10-24T13:47:00Z">
        <w:r w:rsidR="00590EF0" w:rsidRPr="00590EF0" w:rsidDel="00253BBA">
          <w:rPr>
            <w:rFonts w:asciiTheme="minorBidi" w:hAnsiTheme="minorBidi" w:cstheme="minorBidi"/>
            <w:color w:val="FF0000"/>
            <w:sz w:val="22"/>
            <w:szCs w:val="22"/>
          </w:rPr>
          <w:delText>"</w:delText>
        </w:r>
      </w:del>
    </w:p>
    <w:p w14:paraId="31C64B93" w14:textId="6782CEAA" w:rsidR="00590EF0" w:rsidRPr="00590EF0" w:rsidRDefault="00590EF0" w:rsidP="00590EF0">
      <w:pPr>
        <w:jc w:val="lowKashida"/>
        <w:rPr>
          <w:rFonts w:asciiTheme="minorBidi" w:hAnsiTheme="minorBidi" w:cstheme="minorBidi"/>
          <w:color w:val="074F6A" w:themeColor="accent4" w:themeShade="80"/>
          <w:sz w:val="22"/>
          <w:szCs w:val="22"/>
        </w:rPr>
      </w:pPr>
    </w:p>
    <w:p w14:paraId="1E0157DC" w14:textId="2F89AFF9" w:rsidR="00590EF0" w:rsidRPr="00590EF0" w:rsidRDefault="00590EF0" w:rsidP="00A52B00">
      <w:pPr>
        <w:jc w:val="center"/>
        <w:rPr>
          <w:rFonts w:asciiTheme="minorBidi" w:hAnsiTheme="minorBidi" w:cstheme="minorBidi"/>
          <w:color w:val="074F6A" w:themeColor="accent4" w:themeShade="80"/>
          <w:sz w:val="22"/>
          <w:szCs w:val="22"/>
        </w:rPr>
      </w:pPr>
      <w:r w:rsidRPr="00590EF0">
        <w:rPr>
          <w:rFonts w:asciiTheme="minorBidi" w:hAnsiTheme="minorBidi" w:cstheme="minorBidi"/>
          <w:color w:val="074F6A" w:themeColor="accent4" w:themeShade="80"/>
          <w:sz w:val="22"/>
          <w:szCs w:val="22"/>
        </w:rPr>
        <w:fldChar w:fldCharType="begin"/>
      </w:r>
      <w:r w:rsidRPr="00590EF0">
        <w:rPr>
          <w:rFonts w:asciiTheme="minorBidi" w:hAnsiTheme="minorBidi" w:cstheme="minorBidi"/>
          <w:color w:val="074F6A" w:themeColor="accent4" w:themeShade="80"/>
          <w:sz w:val="22"/>
          <w:szCs w:val="22"/>
        </w:rPr>
        <w:instrText xml:space="preserve"> INCLUDEPICTURE "https://lh7-rt.googleusercontent.com/docsz/AD_4nXcb7v4jkwqGePvMRGXtj5DFpVXengEYAAGPIInIJcrq2pVxTDl_lY7Q32FrDk8SLRDbeUMZW2WHqQ1p0p9MT-Td5_e5t2nQfL7ENFdvolORVyLvwtuZZQ5U190P2LCqWna_bDgyS4j-7wMTSTfeq6dxInQO?key=TFaiXVW5XhwRlL5MgHWPJg" \* MERGEFORMATINET </w:instrText>
      </w:r>
      <w:r w:rsidRPr="00590EF0">
        <w:rPr>
          <w:rFonts w:asciiTheme="minorBidi" w:hAnsiTheme="minorBidi" w:cstheme="minorBidi"/>
          <w:color w:val="074F6A" w:themeColor="accent4" w:themeShade="80"/>
          <w:sz w:val="22"/>
          <w:szCs w:val="22"/>
        </w:rPr>
        <w:fldChar w:fldCharType="separate"/>
      </w:r>
      <w:r w:rsidRPr="00590EF0">
        <w:rPr>
          <w:rFonts w:asciiTheme="minorBidi" w:hAnsiTheme="minorBidi" w:cstheme="minorBidi"/>
          <w:noProof/>
          <w:color w:val="074F6A" w:themeColor="accent4" w:themeShade="80"/>
          <w:sz w:val="22"/>
          <w:szCs w:val="22"/>
        </w:rPr>
        <w:drawing>
          <wp:inline distT="0" distB="0" distL="0" distR="0" wp14:anchorId="0E1A118B" wp14:editId="531723EC">
            <wp:extent cx="3707704" cy="3232358"/>
            <wp:effectExtent l="0" t="0" r="1270" b="0"/>
            <wp:docPr id="12717455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6622" cy="3257569"/>
                    </a:xfrm>
                    <a:prstGeom prst="rect">
                      <a:avLst/>
                    </a:prstGeom>
                    <a:noFill/>
                    <a:ln>
                      <a:noFill/>
                    </a:ln>
                  </pic:spPr>
                </pic:pic>
              </a:graphicData>
            </a:graphic>
          </wp:inline>
        </w:drawing>
      </w:r>
      <w:r w:rsidRPr="00590EF0">
        <w:rPr>
          <w:rFonts w:asciiTheme="minorBidi" w:hAnsiTheme="minorBidi" w:cstheme="minorBidi"/>
          <w:color w:val="074F6A" w:themeColor="accent4" w:themeShade="80"/>
          <w:sz w:val="22"/>
          <w:szCs w:val="22"/>
        </w:rPr>
        <w:fldChar w:fldCharType="end"/>
      </w:r>
    </w:p>
    <w:p w14:paraId="38E8F26E" w14:textId="77777777" w:rsidR="00DA0686" w:rsidRPr="00C0112A" w:rsidRDefault="00DA0686" w:rsidP="00DA0686">
      <w:pPr>
        <w:jc w:val="lowKashida"/>
        <w:rPr>
          <w:rFonts w:asciiTheme="minorBidi" w:hAnsiTheme="minorBidi" w:cstheme="minorBidi"/>
          <w:bCs/>
          <w:color w:val="FF0000"/>
          <w:sz w:val="20"/>
          <w:szCs w:val="20"/>
        </w:rPr>
      </w:pPr>
      <w:r w:rsidRPr="008C06D3">
        <w:rPr>
          <w:rFonts w:asciiTheme="minorBidi" w:hAnsiTheme="minorBidi" w:cstheme="minorBidi"/>
          <w:b/>
          <w:color w:val="FF0000"/>
          <w:sz w:val="20"/>
          <w:szCs w:val="20"/>
        </w:rPr>
        <w:t>Fig. 2 | Sequence-Structure relationship.</w:t>
      </w:r>
      <w:r w:rsidRPr="008C06D3">
        <w:rPr>
          <w:rFonts w:asciiTheme="minorBidi" w:hAnsiTheme="minorBidi" w:cstheme="minorBidi"/>
          <w:bCs/>
          <w:color w:val="FF0000"/>
          <w:sz w:val="20"/>
          <w:szCs w:val="20"/>
        </w:rPr>
        <w:t xml:space="preserve"> The correlation between total energy estimates derived from protein structure and sequence for protein domains within </w:t>
      </w:r>
      <w:r>
        <w:rPr>
          <w:rFonts w:asciiTheme="minorBidi" w:hAnsiTheme="minorBidi" w:cstheme="minorBidi"/>
          <w:bCs/>
          <w:color w:val="FF0000"/>
          <w:sz w:val="20"/>
          <w:szCs w:val="20"/>
        </w:rPr>
        <w:t xml:space="preserve">A) </w:t>
      </w:r>
      <w:r w:rsidRPr="008C06D3">
        <w:rPr>
          <w:rFonts w:asciiTheme="minorBidi" w:hAnsiTheme="minorBidi" w:cstheme="minorBidi"/>
          <w:bCs/>
          <w:color w:val="FF0000"/>
          <w:sz w:val="20"/>
          <w:szCs w:val="20"/>
        </w:rPr>
        <w:t xml:space="preserve">ASTRAL40 and </w:t>
      </w:r>
      <w:r>
        <w:rPr>
          <w:rFonts w:asciiTheme="minorBidi" w:hAnsiTheme="minorBidi" w:cstheme="minorBidi"/>
          <w:bCs/>
          <w:color w:val="FF0000"/>
          <w:sz w:val="20"/>
          <w:szCs w:val="20"/>
        </w:rPr>
        <w:t xml:space="preserve">B) </w:t>
      </w:r>
      <w:r w:rsidRPr="008C06D3">
        <w:rPr>
          <w:rFonts w:asciiTheme="minorBidi" w:hAnsiTheme="minorBidi" w:cstheme="minorBidi"/>
          <w:bCs/>
          <w:color w:val="FF0000"/>
          <w:sz w:val="20"/>
          <w:szCs w:val="20"/>
        </w:rPr>
        <w:t>ASTRAL95 data sets. The correlation between the distances of profile of energy estimated from sequence (CPE) and structure (SPE) for all pairs of domains in</w:t>
      </w:r>
      <w:r>
        <w:rPr>
          <w:rFonts w:asciiTheme="minorBidi" w:hAnsiTheme="minorBidi" w:cstheme="minorBidi"/>
          <w:bCs/>
          <w:color w:val="FF0000"/>
          <w:sz w:val="20"/>
          <w:szCs w:val="20"/>
        </w:rPr>
        <w:t xml:space="preserve"> C)</w:t>
      </w:r>
      <w:r w:rsidRPr="008C06D3">
        <w:rPr>
          <w:rFonts w:asciiTheme="minorBidi" w:hAnsiTheme="minorBidi" w:cstheme="minorBidi"/>
          <w:bCs/>
          <w:color w:val="FF0000"/>
          <w:sz w:val="20"/>
          <w:szCs w:val="20"/>
        </w:rPr>
        <w:t xml:space="preserve"> ASTRAL40 and </w:t>
      </w:r>
      <w:r>
        <w:rPr>
          <w:rFonts w:asciiTheme="minorBidi" w:hAnsiTheme="minorBidi" w:cstheme="minorBidi"/>
          <w:bCs/>
          <w:color w:val="FF0000"/>
          <w:sz w:val="20"/>
          <w:szCs w:val="20"/>
        </w:rPr>
        <w:t xml:space="preserve">D) </w:t>
      </w:r>
      <w:r w:rsidRPr="008C06D3">
        <w:rPr>
          <w:rFonts w:asciiTheme="minorBidi" w:hAnsiTheme="minorBidi" w:cstheme="minorBidi"/>
          <w:bCs/>
          <w:color w:val="FF0000"/>
          <w:sz w:val="20"/>
          <w:szCs w:val="20"/>
        </w:rPr>
        <w:t>ASTRAL95.</w:t>
      </w:r>
      <w:r>
        <w:rPr>
          <w:rFonts w:asciiTheme="minorBidi" w:hAnsiTheme="minorBidi" w:cstheme="minorBidi"/>
          <w:bCs/>
          <w:color w:val="FF0000"/>
          <w:sz w:val="20"/>
          <w:szCs w:val="20"/>
        </w:rPr>
        <w:t xml:space="preserve"> E) The correlation </w:t>
      </w:r>
      <w:r w:rsidRPr="00C0112A">
        <w:rPr>
          <w:rFonts w:asciiTheme="minorBidi" w:hAnsiTheme="minorBidi" w:cstheme="minorBidi"/>
          <w:bCs/>
          <w:color w:val="FF0000"/>
          <w:sz w:val="20"/>
          <w:szCs w:val="20"/>
        </w:rPr>
        <w:t>between the difference in total energy (from sequence and structure) and protein length</w:t>
      </w:r>
      <w:r>
        <w:rPr>
          <w:rFonts w:asciiTheme="minorBidi" w:hAnsiTheme="minorBidi" w:cstheme="minorBidi"/>
          <w:bCs/>
          <w:color w:val="FF0000"/>
          <w:sz w:val="20"/>
          <w:szCs w:val="20"/>
        </w:rPr>
        <w:t xml:space="preserve">. F) </w:t>
      </w:r>
      <w:r w:rsidRPr="00C0112A">
        <w:rPr>
          <w:rFonts w:asciiTheme="minorBidi" w:hAnsiTheme="minorBidi" w:cstheme="minorBidi"/>
          <w:bCs/>
          <w:color w:val="FF0000"/>
          <w:sz w:val="20"/>
          <w:szCs w:val="20"/>
        </w:rPr>
        <w:t xml:space="preserve">Histogram showing the distribution of </w:t>
      </w:r>
      <w:r w:rsidRPr="00C0112A">
        <w:rPr>
          <w:rFonts w:asciiTheme="minorBidi" w:hAnsiTheme="minorBidi" w:cstheme="minorBidi"/>
          <w:bCs/>
          <w:color w:val="FF0000"/>
          <w:sz w:val="20"/>
          <w:szCs w:val="20"/>
        </w:rPr>
        <w:lastRenderedPageBreak/>
        <w:t>correlation coefficients between the difference in energy estimates (from sequence and structure) and protein length across all 210 pairwise interactions.</w:t>
      </w:r>
    </w:p>
    <w:p w14:paraId="33CC803C" w14:textId="47603A90" w:rsidR="002D0747" w:rsidRPr="006E372F" w:rsidRDefault="00590EF0" w:rsidP="002D0747">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34944D4B" w14:textId="19FB5F07" w:rsidR="00590EF0" w:rsidRPr="00590EF0" w:rsidRDefault="00E9680C" w:rsidP="00E9680C">
      <w:pPr>
        <w:jc w:val="lowKashida"/>
        <w:rPr>
          <w:rFonts w:asciiTheme="minorBidi" w:hAnsiTheme="minorBidi" w:cstheme="minorBidi"/>
          <w:color w:val="000000" w:themeColor="text1"/>
          <w:sz w:val="22"/>
          <w:szCs w:val="22"/>
        </w:rPr>
      </w:pPr>
      <w:r w:rsidRPr="00E9680C">
        <w:rPr>
          <w:rFonts w:asciiTheme="minorBidi" w:hAnsiTheme="minorBidi" w:cstheme="minorBidi"/>
          <w:color w:val="000000" w:themeColor="text1"/>
          <w:sz w:val="22"/>
          <w:szCs w:val="22"/>
        </w:rPr>
        <w:lastRenderedPageBreak/>
        <w:t>2) The manuscript effectively compares the new method with established measures (GR-Align, RMSD, TM-Score, Yau-</w:t>
      </w:r>
      <w:proofErr w:type="spellStart"/>
      <w:r w:rsidRPr="00E9680C">
        <w:rPr>
          <w:rFonts w:asciiTheme="minorBidi" w:hAnsiTheme="minorBidi" w:cstheme="minorBidi"/>
          <w:color w:val="000000" w:themeColor="text1"/>
          <w:sz w:val="22"/>
          <w:szCs w:val="22"/>
        </w:rPr>
        <w:t>Hausdorff</w:t>
      </w:r>
      <w:proofErr w:type="spellEnd"/>
      <w:r w:rsidRPr="00E9680C">
        <w:rPr>
          <w:rFonts w:asciiTheme="minorBidi" w:hAnsiTheme="minorBidi" w:cstheme="minorBidi"/>
          <w:color w:val="000000" w:themeColor="text1"/>
          <w:sz w:val="22"/>
          <w:szCs w:val="22"/>
        </w:rPr>
        <w:t xml:space="preserve"> distance, TM-</w:t>
      </w:r>
      <w:proofErr w:type="spellStart"/>
      <w:r w:rsidRPr="00E9680C">
        <w:rPr>
          <w:rFonts w:asciiTheme="minorBidi" w:hAnsiTheme="minorBidi" w:cstheme="minorBidi"/>
          <w:color w:val="000000" w:themeColor="text1"/>
          <w:sz w:val="22"/>
          <w:szCs w:val="22"/>
        </w:rPr>
        <w:t>Vec</w:t>
      </w:r>
      <w:proofErr w:type="spellEnd"/>
      <w:r w:rsidRPr="00E9680C">
        <w:rPr>
          <w:rFonts w:asciiTheme="minorBidi" w:hAnsiTheme="minorBidi" w:cstheme="minorBidi"/>
          <w:color w:val="000000" w:themeColor="text1"/>
          <w:sz w:val="22"/>
          <w:szCs w:val="22"/>
        </w:rPr>
        <w:t>). However, additional details regarding the specific conditions or parameters used to adjust each benchmarked method, as well as any inherent biases or limitations, would enhance the reader's understanding of the comparative evaluation.</w:t>
      </w:r>
    </w:p>
    <w:p w14:paraId="7C8A2760" w14:textId="3865FCD4" w:rsidR="00663FAC" w:rsidRPr="00663FAC" w:rsidRDefault="00663FAC" w:rsidP="00663FAC">
      <w:pPr>
        <w:jc w:val="lowKashida"/>
        <w:rPr>
          <w:rFonts w:asciiTheme="minorBidi" w:hAnsiTheme="minorBidi" w:cstheme="minorBidi"/>
          <w:color w:val="074F6A" w:themeColor="accent4" w:themeShade="80"/>
          <w:sz w:val="22"/>
          <w:szCs w:val="22"/>
        </w:rPr>
      </w:pPr>
    </w:p>
    <w:p w14:paraId="335A2D15" w14:textId="4C352BDD" w:rsidR="00E9680C" w:rsidRPr="00E9680C" w:rsidRDefault="00E9680C" w:rsidP="00E9680C">
      <w:pPr>
        <w:jc w:val="lowKashida"/>
        <w:rPr>
          <w:rFonts w:asciiTheme="minorBidi" w:hAnsiTheme="minorBidi" w:cstheme="minorBidi"/>
          <w:color w:val="074F6A" w:themeColor="accent4" w:themeShade="80"/>
          <w:sz w:val="22"/>
          <w:szCs w:val="22"/>
        </w:rPr>
      </w:pPr>
      <w:r>
        <w:rPr>
          <w:rFonts w:asciiTheme="minorBidi" w:hAnsiTheme="minorBidi" w:cstheme="minorBidi"/>
          <w:color w:val="074F6A" w:themeColor="accent4" w:themeShade="80"/>
          <w:sz w:val="22"/>
          <w:szCs w:val="22"/>
        </w:rPr>
        <w:t xml:space="preserve">ANSWER: </w:t>
      </w:r>
      <w:del w:id="48" w:author="Andressoo, Jaan-Olle" w:date="2024-10-24T13:48:00Z">
        <w:r w:rsidRPr="00E9680C" w:rsidDel="00253BBA">
          <w:rPr>
            <w:rFonts w:asciiTheme="minorBidi" w:hAnsiTheme="minorBidi" w:cstheme="minorBidi"/>
            <w:color w:val="074F6A" w:themeColor="accent4" w:themeShade="80"/>
            <w:sz w:val="22"/>
            <w:szCs w:val="22"/>
          </w:rPr>
          <w:delText>Thank you for your insightful</w:delText>
        </w:r>
      </w:del>
      <w:ins w:id="49" w:author="Andressoo, Jaan-Olle" w:date="2024-10-24T13:48:00Z">
        <w:r w:rsidR="00253BBA">
          <w:rPr>
            <w:rFonts w:asciiTheme="minorBidi" w:hAnsiTheme="minorBidi" w:cstheme="minorBidi"/>
            <w:color w:val="074F6A" w:themeColor="accent4" w:themeShade="80"/>
            <w:sz w:val="22"/>
            <w:szCs w:val="22"/>
          </w:rPr>
          <w:t xml:space="preserve">We would like to thank </w:t>
        </w:r>
      </w:ins>
      <w:ins w:id="50" w:author="Andressoo, Jaan-Olle" w:date="2024-10-24T13:49:00Z">
        <w:r w:rsidR="00253BBA">
          <w:rPr>
            <w:rFonts w:asciiTheme="minorBidi" w:hAnsiTheme="minorBidi" w:cstheme="minorBidi"/>
            <w:color w:val="074F6A" w:themeColor="accent4" w:themeShade="80"/>
            <w:sz w:val="22"/>
            <w:szCs w:val="22"/>
          </w:rPr>
          <w:t>the reviewer for very helpful</w:t>
        </w:r>
      </w:ins>
      <w:r w:rsidRPr="00E9680C">
        <w:rPr>
          <w:rFonts w:asciiTheme="minorBidi" w:hAnsiTheme="minorBidi" w:cstheme="minorBidi"/>
          <w:color w:val="074F6A" w:themeColor="accent4" w:themeShade="80"/>
          <w:sz w:val="22"/>
          <w:szCs w:val="22"/>
        </w:rPr>
        <w:t xml:space="preserve"> </w:t>
      </w:r>
      <w:del w:id="51" w:author="Andressoo, Jaan-Olle" w:date="2024-10-24T13:49:00Z">
        <w:r w:rsidRPr="00E9680C" w:rsidDel="00253BBA">
          <w:rPr>
            <w:rFonts w:asciiTheme="minorBidi" w:hAnsiTheme="minorBidi" w:cstheme="minorBidi"/>
            <w:color w:val="074F6A" w:themeColor="accent4" w:themeShade="80"/>
            <w:sz w:val="22"/>
            <w:szCs w:val="22"/>
          </w:rPr>
          <w:delText>comments</w:delText>
        </w:r>
      </w:del>
      <w:ins w:id="52" w:author="Andressoo, Jaan-Olle" w:date="2024-10-24T13:49:00Z">
        <w:r w:rsidR="00253BBA">
          <w:rPr>
            <w:rFonts w:asciiTheme="minorBidi" w:hAnsiTheme="minorBidi" w:cstheme="minorBidi"/>
            <w:color w:val="074F6A" w:themeColor="accent4" w:themeShade="80"/>
            <w:sz w:val="22"/>
            <w:szCs w:val="22"/>
          </w:rPr>
          <w:t>suggestions</w:t>
        </w:r>
      </w:ins>
      <w:r w:rsidRPr="00E9680C">
        <w:rPr>
          <w:rFonts w:asciiTheme="minorBidi" w:hAnsiTheme="minorBidi" w:cstheme="minorBidi"/>
          <w:color w:val="074F6A" w:themeColor="accent4" w:themeShade="80"/>
          <w:sz w:val="22"/>
          <w:szCs w:val="22"/>
        </w:rPr>
        <w:t xml:space="preserve">. </w:t>
      </w:r>
      <w:del w:id="53" w:author="Andressoo, Jaan-Olle" w:date="2024-10-24T13:49:00Z">
        <w:r w:rsidRPr="00E9680C" w:rsidDel="00253BBA">
          <w:rPr>
            <w:rFonts w:asciiTheme="minorBidi" w:hAnsiTheme="minorBidi" w:cstheme="minorBidi"/>
            <w:color w:val="074F6A" w:themeColor="accent4" w:themeShade="80"/>
            <w:sz w:val="22"/>
            <w:szCs w:val="22"/>
          </w:rPr>
          <w:delText xml:space="preserve">We agree that providing additional details regarding the specific conditions and parameters used for each benchmarked method, as well as discussing their inherent biases and limitations, will enhance the clarity and depth of our comparative evaluation. </w:delText>
        </w:r>
      </w:del>
      <w:r w:rsidRPr="00E9680C">
        <w:rPr>
          <w:rFonts w:asciiTheme="minorBidi" w:hAnsiTheme="minorBidi" w:cstheme="minorBidi"/>
          <w:color w:val="074F6A" w:themeColor="accent4" w:themeShade="80"/>
          <w:sz w:val="22"/>
          <w:szCs w:val="22"/>
        </w:rPr>
        <w:t xml:space="preserve">We have revised the manuscript accordingly to include these details. </w:t>
      </w:r>
      <w:commentRangeStart w:id="54"/>
      <w:r w:rsidRPr="00E9680C">
        <w:rPr>
          <w:rFonts w:asciiTheme="minorBidi" w:hAnsiTheme="minorBidi" w:cstheme="minorBidi"/>
          <w:color w:val="074F6A" w:themeColor="accent4" w:themeShade="80"/>
          <w:sz w:val="22"/>
          <w:szCs w:val="22"/>
        </w:rPr>
        <w:t>We have added the following discussion to the revised version of the manuscript at page 7-8.</w:t>
      </w:r>
      <w:commentRangeEnd w:id="54"/>
      <w:r w:rsidR="00253BBA">
        <w:rPr>
          <w:rStyle w:val="CommentReference"/>
        </w:rPr>
        <w:commentReference w:id="54"/>
      </w:r>
    </w:p>
    <w:p w14:paraId="2580455D" w14:textId="77777777" w:rsidR="00E9680C" w:rsidRPr="00E9680C" w:rsidRDefault="00E9680C" w:rsidP="00E9680C">
      <w:pPr>
        <w:jc w:val="lowKashida"/>
        <w:rPr>
          <w:rFonts w:asciiTheme="minorBidi" w:hAnsiTheme="minorBidi" w:cstheme="minorBidi"/>
          <w:color w:val="074F6A" w:themeColor="accent4" w:themeShade="80"/>
          <w:sz w:val="22"/>
          <w:szCs w:val="22"/>
        </w:rPr>
      </w:pPr>
    </w:p>
    <w:p w14:paraId="52087F99" w14:textId="7A490CAD" w:rsidR="00FC668C" w:rsidRDefault="00E9680C" w:rsidP="00E9680C">
      <w:pPr>
        <w:jc w:val="lowKashida"/>
        <w:rPr>
          <w:rFonts w:asciiTheme="minorBidi" w:hAnsiTheme="minorBidi" w:cstheme="minorBidi"/>
          <w:color w:val="FF0000"/>
          <w:sz w:val="22"/>
          <w:szCs w:val="22"/>
        </w:rPr>
      </w:pPr>
      <w:r>
        <w:rPr>
          <w:rFonts w:asciiTheme="minorBidi" w:hAnsiTheme="minorBidi" w:cstheme="minorBidi"/>
          <w:color w:val="FF0000"/>
          <w:sz w:val="22"/>
          <w:szCs w:val="22"/>
        </w:rPr>
        <w:t>“</w:t>
      </w:r>
      <w:r w:rsidRPr="00E9680C">
        <w:rPr>
          <w:rFonts w:asciiTheme="minorBidi" w:hAnsiTheme="minorBidi" w:cstheme="minorBidi"/>
          <w:color w:val="FF0000"/>
          <w:sz w:val="22"/>
          <w:szCs w:val="22"/>
        </w:rPr>
        <w:t>It is commonly assumed that proteins sharing similar structures also exhibit similar functions. Several measurements have been developed to assess protein structure similarity, each offering unique insights. Root Mean Square Deviation (RMSD)</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&lt;EndNote&gt;&lt;Cite&gt;&lt;Author&gt;Maiorov&lt;/Author&gt;&lt;Year&gt;1994&lt;/Year&gt;&lt;RecNum&gt;34&lt;/RecNum&gt;&lt;DisplayText&gt;&lt;style face="superscript"&gt;21&lt;/style&gt;&lt;/DisplayText&gt;&lt;record&gt;&lt;rec-number&gt;34&lt;/rec-number&gt;&lt;foreign-keys&gt;&lt;key app="EN" db-id="t0xeswafvd5vpdeew0bpr5s0psfpsfxezwrs"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biology&lt;/secondary-title&gt;&lt;/titles&gt;&lt;pages&gt;625--634&lt;/pages&gt;&lt;volume&gt;235&lt;/volume&gt;&lt;number&gt;2&lt;/number&gt;&lt;dates&gt;&lt;year&gt;1994&lt;/year&gt;&lt;/dates&gt;&lt;urls&gt;&lt;/urls&gt;&lt;/record&gt;&lt;/Cite&gt;&lt;/EndNote&gt;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21</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quantifies the average spatial variance between corresponding atoms or components within superimposed proteins, providing a fundamental measure of structural deviation. For our analysis, RMSD calculations were performed by superimposing corresponding atomic coordinates using a least-squares fitting procedure implemented in R, focusing on backbone Cα atoms to assess the overall fold without the influence of side-chain orientations. While RMSD is widely used, it heavily relies on direct spatial overlap and is sensitive to outlier regions. This sensitivity often penalizes flexible regions or domain movements, such as hinge motions or flexible loops, potentially obscuring meaningful similarities in overall protein fold when local variations are present. The TM-score (Template Modeling score) </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&lt;EndNote&gt;&lt;Cite&gt;&lt;Author&gt;Zhang&lt;/Author&gt;&lt;Year&gt;2005&lt;/Year&gt;&lt;RecNum&gt;75&lt;/RecNum&gt;&lt;DisplayText&gt;&lt;style face="superscript"&gt;22&lt;/style&gt;&lt;/DisplayText&gt;&lt;record&gt;&lt;rec-number&gt;75&lt;/rec-number&gt;&lt;foreign-keys&gt;&lt;key app="EN" db-id="t0xeswafvd5vpdeew0bpr5s0psfpsfxezwrs" timestamp="1701635684"&gt;75&lt;/key&gt;&lt;/foreign-keys&gt;&lt;ref-type name="Journal Article"&gt;17&lt;/ref-type&gt;&lt;contributors&gt;&lt;authors&gt;&lt;author&gt;Zhang, Yang&lt;/author&gt;&lt;author&gt;Skolnick, Jeffrey&lt;/author&gt;&lt;/authors&gt;&lt;/contributors&gt;&lt;titles&gt;&lt;title&gt;TM-align: a protein structure alignment algorithm based on the TM-score&lt;/title&gt;&lt;secondary-title&gt;Nucleic acids research&lt;/secondary-title&gt;&lt;/titles&gt;&lt;periodical&gt;&lt;full-title&gt;Nucleic acids research&lt;/full-title&gt;&lt;/periodical&gt;&lt;pages&gt;2302-2309&lt;/pages&gt;&lt;volume&gt;33&lt;/volume&gt;&lt;number&gt;7&lt;/number&gt;&lt;dates&gt;&lt;year&gt;2005&lt;/year&gt;&lt;/dates&gt;&lt;isbn&gt;1362-4962&lt;/isbn&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22</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evaluates similarity by considering both residue-level alignment and overall topology, offering a nuanced assessment of structural resemblance. Unlike RMSD, TM-Score is less sensitive to domain-level movements but has its own limitations. Specifically, when comparing proteins with highly variable structures or multi-domain proteins, TM-Score tends to favor the alignment of larger structural elements, potentially leading to lower scores for proteins with significant domain rearrangements despite sharing similar overall folds. Additionally, TM-Score may not adequately account for functional sites that involve small but critical local structural differences. TM-</w:t>
      </w:r>
      <w:proofErr w:type="spellStart"/>
      <w:r w:rsidRPr="00E9680C">
        <w:rPr>
          <w:rFonts w:asciiTheme="minorBidi" w:hAnsiTheme="minorBidi" w:cstheme="minorBidi"/>
          <w:color w:val="FF0000"/>
          <w:sz w:val="22"/>
          <w:szCs w:val="22"/>
        </w:rPr>
        <w:t>Vec</w:t>
      </w:r>
      <w:proofErr w:type="spellEnd"/>
      <w:r w:rsidRPr="00E9680C">
        <w:rPr>
          <w:rFonts w:asciiTheme="minorBidi" w:hAnsiTheme="minorBidi" w:cstheme="minorBidi"/>
          <w:color w:val="FF0000"/>
          <w:sz w:val="22"/>
          <w:szCs w:val="22"/>
        </w:rPr>
        <w:t xml:space="preserve"> </w:t>
      </w:r>
      <w:r w:rsidRPr="00E9680C">
        <w:rPr>
          <w:rFonts w:asciiTheme="minorBidi" w:hAnsiTheme="minorBidi" w:cstheme="minorBidi"/>
          <w:color w:val="FF0000"/>
          <w:sz w:val="22"/>
          <w:szCs w:val="22"/>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Pr="00E9680C">
        <w:rPr>
          <w:rFonts w:asciiTheme="minorBidi" w:hAnsiTheme="minorBidi" w:cstheme="minorBidi"/>
          <w:color w:val="FF0000"/>
          <w:sz w:val="22"/>
          <w:szCs w:val="22"/>
        </w:rPr>
        <w:instrText xml:space="preserve"> ADDIN EN.CITE </w:instrText>
      </w:r>
      <w:r w:rsidRPr="00E9680C">
        <w:rPr>
          <w:rFonts w:asciiTheme="minorBidi" w:hAnsiTheme="minorBidi" w:cstheme="minorBidi"/>
          <w:color w:val="FF0000"/>
          <w:sz w:val="22"/>
          <w:szCs w:val="22"/>
        </w:rPr>
        <w:fldChar w:fldCharType="begin">
          <w:fldData xml:space="preserve">PEVuZE5vdGU+PENpdGU+PEF1dGhvcj5IYW1hbXN5PC9BdXRob3I+PFllYXI+MjAyMzwvWWVhcj48
UmVjTnVtPjE2MzwvUmVjTnVtPjxEaXNwbGF5VGV4dD48c3R5bGUgZmFjZT0ic3VwZXJzY3JpcHQi
PjIzPC9zdHlsZT48L0Rpc3BsYXlUZXh0PjxyZWNvcmQ+PHJlYy1udW1iZXI+MTYzPC9yZWMtbnVt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Pr="00E9680C">
        <w:rPr>
          <w:rFonts w:asciiTheme="minorBidi" w:hAnsiTheme="minorBidi" w:cstheme="minorBidi"/>
          <w:color w:val="FF0000"/>
          <w:sz w:val="22"/>
          <w:szCs w:val="22"/>
        </w:rPr>
        <w:instrText xml:space="preserve"> ADDIN EN.CITE.DATA </w:instrText>
      </w:r>
      <w:r w:rsidRPr="00E9680C">
        <w:rPr>
          <w:rFonts w:asciiTheme="minorBidi" w:hAnsiTheme="minorBidi" w:cstheme="minorBidi"/>
          <w:color w:val="FF0000"/>
          <w:sz w:val="22"/>
          <w:szCs w:val="22"/>
        </w:rPr>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23</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a recent advancement, employs deep learning techniques trained on diverse protein structures to enhance accuracy and efficiency in similarity assessment. TM-</w:t>
      </w:r>
      <w:proofErr w:type="spellStart"/>
      <w:r w:rsidRPr="00E9680C">
        <w:rPr>
          <w:rFonts w:asciiTheme="minorBidi" w:hAnsiTheme="minorBidi" w:cstheme="minorBidi"/>
          <w:color w:val="FF0000"/>
          <w:sz w:val="22"/>
          <w:szCs w:val="22"/>
        </w:rPr>
        <w:t>Vec</w:t>
      </w:r>
      <w:proofErr w:type="spellEnd"/>
      <w:r w:rsidRPr="00E9680C">
        <w:rPr>
          <w:rFonts w:asciiTheme="minorBidi" w:hAnsiTheme="minorBidi" w:cstheme="minorBidi"/>
          <w:color w:val="FF0000"/>
          <w:sz w:val="22"/>
          <w:szCs w:val="22"/>
        </w:rPr>
        <w:t xml:space="preserve"> maps protein structures into a continuous vector space, allowing comparisons based on the distances between their vector representations. While highly accurate in detecting remote homology and structural similarities, TM-</w:t>
      </w:r>
      <w:proofErr w:type="spellStart"/>
      <w:r w:rsidRPr="00E9680C">
        <w:rPr>
          <w:rFonts w:asciiTheme="minorBidi" w:hAnsiTheme="minorBidi" w:cstheme="minorBidi"/>
          <w:color w:val="FF0000"/>
          <w:sz w:val="22"/>
          <w:szCs w:val="22"/>
        </w:rPr>
        <w:t>Vec’s</w:t>
      </w:r>
      <w:proofErr w:type="spellEnd"/>
      <w:r w:rsidRPr="00E9680C">
        <w:rPr>
          <w:rFonts w:asciiTheme="minorBidi" w:hAnsiTheme="minorBidi" w:cstheme="minorBidi"/>
          <w:color w:val="FF0000"/>
          <w:sz w:val="22"/>
          <w:szCs w:val="22"/>
        </w:rPr>
        <w:t xml:space="preserve"> reliance on training data introduces inherent biases. These biases are particularly evident when evaluating proteins with rare or novel folds that are underrepresented in the training set. Furthermore, as a black-box model, </w:t>
      </w:r>
      <w:commentRangeStart w:id="55"/>
      <w:r w:rsidRPr="00E9680C">
        <w:rPr>
          <w:rFonts w:asciiTheme="minorBidi" w:hAnsiTheme="minorBidi" w:cstheme="minorBidi"/>
          <w:color w:val="FF0000"/>
          <w:sz w:val="22"/>
          <w:szCs w:val="22"/>
        </w:rPr>
        <w:t>TM-</w:t>
      </w:r>
      <w:proofErr w:type="spellStart"/>
      <w:r w:rsidRPr="00E9680C">
        <w:rPr>
          <w:rFonts w:asciiTheme="minorBidi" w:hAnsiTheme="minorBidi" w:cstheme="minorBidi"/>
          <w:color w:val="FF0000"/>
          <w:sz w:val="22"/>
          <w:szCs w:val="22"/>
        </w:rPr>
        <w:t>Vec</w:t>
      </w:r>
      <w:proofErr w:type="spellEnd"/>
      <w:r w:rsidRPr="00E9680C">
        <w:rPr>
          <w:rFonts w:asciiTheme="minorBidi" w:hAnsiTheme="minorBidi" w:cstheme="minorBidi"/>
          <w:color w:val="FF0000"/>
          <w:sz w:val="22"/>
          <w:szCs w:val="22"/>
        </w:rPr>
        <w:t xml:space="preserve"> offers limited interpretability regarding the specific structural features contributing to the similarity scores, which can be a limitation when detailed structural insights are required</w:t>
      </w:r>
      <w:commentRangeEnd w:id="55"/>
      <w:r w:rsidR="002C74AA">
        <w:rPr>
          <w:rStyle w:val="CommentReference"/>
        </w:rPr>
        <w:commentReference w:id="55"/>
      </w:r>
      <w:r w:rsidRPr="00E9680C">
        <w:rPr>
          <w:rFonts w:asciiTheme="minorBidi" w:hAnsiTheme="minorBidi" w:cstheme="minorBidi"/>
          <w:color w:val="FF0000"/>
          <w:sz w:val="22"/>
          <w:szCs w:val="22"/>
        </w:rPr>
        <w:t>. On the alignment front, we utilized GR-Align</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&lt;EndNote&gt;&lt;Cite&gt;&lt;Author&gt;Malod-Dognin&lt;/Author&gt;&lt;Year&gt;2014&lt;/Year&gt;&lt;RecNum&gt;74&lt;/RecNum&gt;&lt;DisplayText&gt;&lt;style face="superscript"&gt;24&lt;/style&gt;&lt;/DisplayText&gt;&lt;record&gt;&lt;rec-number&gt;74&lt;/rec-number&gt;&lt;foreign-keys&gt;&lt;key app="EN" db-id="t0xeswafvd5vpdeew0bpr5s0psfpsfxezwrs" timestamp="1701635645"&gt;74&lt;/key&gt;&lt;/foreign-keys&gt;&lt;ref-type name="Journal Article"&gt;17&lt;/ref-type&gt;&lt;contributors&gt;&lt;authors&gt;&lt;author&gt;Malod-Dognin, Noël&lt;/author&gt;&lt;author&gt;Pržulj, Nataša&lt;/author&gt;&lt;/authors&gt;&lt;/contributors&gt;&lt;titles&gt;&lt;title&gt;GR-Align: fast and flexible alignment of protein 3D structures using graphlet degree similarity&lt;/title&gt;&lt;secondary-title&gt;Bioinformatics&lt;/secondary-title&gt;&lt;/titles&gt;&lt;periodical&gt;&lt;full-title&gt;Bioinformatics&lt;/full-title&gt;&lt;/periodical&gt;&lt;pages&gt;1259-1265&lt;/pages&gt;&lt;volume&gt;30&lt;/volume&gt;&lt;number&gt;9&lt;/number&gt;&lt;dates&gt;&lt;year&gt;2014&lt;/year&gt;&lt;/dates&gt;&lt;isbn&gt;1367-4811&lt;/isbn&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24</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with its default parameters, employing the graphlet degree similarity (GDS) metric to capture topological similarities between protein structures. The GDS metric compares the distributions of </w:t>
      </w:r>
      <w:proofErr w:type="gramStart"/>
      <w:r w:rsidRPr="00E9680C">
        <w:rPr>
          <w:rFonts w:asciiTheme="minorBidi" w:hAnsiTheme="minorBidi" w:cstheme="minorBidi"/>
          <w:color w:val="FF0000"/>
          <w:sz w:val="22"/>
          <w:szCs w:val="22"/>
        </w:rPr>
        <w:t>small connected</w:t>
      </w:r>
      <w:proofErr w:type="gramEnd"/>
      <w:r w:rsidRPr="00E9680C">
        <w:rPr>
          <w:rFonts w:asciiTheme="minorBidi" w:hAnsiTheme="minorBidi" w:cstheme="minorBidi"/>
          <w:color w:val="FF0000"/>
          <w:sz w:val="22"/>
          <w:szCs w:val="22"/>
        </w:rPr>
        <w:t xml:space="preserve"> subgraphs (graphlets) within the protein structures. GR-Align is robust in identifying proteins with similar topological arrangements, but its sensitivity to minor structural variations can lead to higher false positives when comparing proteins with subtle differences in their tertiary structures. Additionally, GR-Align does not incorporate sequence information or account for conformational flexibility, which may limit its ability to discern functionally relevant structural variations, particularly those involving dynamic regions of proteins. Finally, the </w:t>
      </w:r>
      <w:proofErr w:type="spellStart"/>
      <w:r w:rsidRPr="00E9680C">
        <w:rPr>
          <w:rFonts w:asciiTheme="minorBidi" w:hAnsiTheme="minorBidi" w:cstheme="minorBidi"/>
          <w:color w:val="FF0000"/>
          <w:sz w:val="22"/>
          <w:szCs w:val="22"/>
        </w:rPr>
        <w:t>Hausdorff</w:t>
      </w:r>
      <w:proofErr w:type="spellEnd"/>
      <w:r w:rsidRPr="00E9680C">
        <w:rPr>
          <w:rFonts w:asciiTheme="minorBidi" w:hAnsiTheme="minorBidi" w:cstheme="minorBidi"/>
          <w:color w:val="FF0000"/>
          <w:sz w:val="22"/>
          <w:szCs w:val="22"/>
        </w:rPr>
        <w:t xml:space="preserve"> distance</w:t>
      </w:r>
      <w:r w:rsidRPr="00E9680C">
        <w:rPr>
          <w:rFonts w:asciiTheme="minorBidi" w:hAnsiTheme="minorBidi" w:cstheme="minorBidi"/>
          <w:color w:val="FF0000"/>
          <w:sz w:val="22"/>
          <w:szCs w:val="22"/>
        </w:rPr>
        <w:fldChar w:fldCharType="begin"/>
      </w:r>
      <w:r w:rsidRPr="00E9680C">
        <w:rPr>
          <w:rFonts w:asciiTheme="minorBidi" w:hAnsiTheme="minorBidi" w:cstheme="minorBidi"/>
          <w:color w:val="FF0000"/>
          <w:sz w:val="22"/>
          <w:szCs w:val="22"/>
        </w:rPr>
        <w:instrText xml:space="preserve"> ADDIN EN.CITE &lt;EndNote&gt;&lt;Cite&gt;&lt;Author&gt;Tian&lt;/Author&gt;&lt;Year&gt;2018&lt;/Year&gt;&lt;RecNum&gt;73&lt;/RecNum&gt;&lt;DisplayText&gt;&lt;style face="superscript"&gt;25&lt;/style&gt;&lt;/DisplayText&gt;&lt;record&gt;&lt;rec-number&gt;73&lt;/rec-number&gt;&lt;foreign-keys&gt;&lt;key app="EN" db-id="pz9x0eawezazasetddmx2xtwpax0wt0f2pat" timestamp="1701635586"&gt;73&lt;/key&gt;&lt;/foreign-keys&gt;&lt;ref-type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Dynamics&lt;/secondary-title&gt;&lt;/titles&gt;&lt;periodical&gt;&lt;full-title&gt;Journal of Biomolecular Structure and Dynamics&lt;/full-title&gt;&lt;/periodical&gt;&lt;dates&gt;&lt;year&gt;2018&lt;/year&gt;&lt;/dates&gt;&lt;urls&gt;&lt;/urls&gt;&lt;/record&gt;&lt;/Cite&gt;&lt;/EndNote&gt;</w:instrText>
      </w:r>
      <w:r w:rsidRPr="00E9680C">
        <w:rPr>
          <w:rFonts w:asciiTheme="minorBidi" w:hAnsiTheme="minorBidi" w:cstheme="minorBidi"/>
          <w:color w:val="FF0000"/>
          <w:sz w:val="22"/>
          <w:szCs w:val="22"/>
        </w:rPr>
        <w:fldChar w:fldCharType="separate"/>
      </w:r>
      <w:r w:rsidRPr="00E9680C">
        <w:rPr>
          <w:rFonts w:asciiTheme="minorBidi" w:hAnsiTheme="minorBidi" w:cstheme="minorBidi"/>
          <w:color w:val="FF0000"/>
          <w:sz w:val="22"/>
          <w:szCs w:val="22"/>
          <w:vertAlign w:val="superscript"/>
        </w:rPr>
        <w:t>25</w:t>
      </w:r>
      <w:r w:rsidRPr="00E9680C">
        <w:rPr>
          <w:rFonts w:asciiTheme="minorBidi" w:hAnsiTheme="minorBidi" w:cstheme="minorBidi"/>
          <w:color w:val="FF0000"/>
          <w:sz w:val="22"/>
          <w:szCs w:val="22"/>
        </w:rPr>
        <w:fldChar w:fldCharType="end"/>
      </w:r>
      <w:r w:rsidRPr="00E9680C">
        <w:rPr>
          <w:rFonts w:asciiTheme="minorBidi" w:hAnsiTheme="minorBidi" w:cstheme="minorBidi"/>
          <w:color w:val="FF0000"/>
          <w:sz w:val="22"/>
          <w:szCs w:val="22"/>
        </w:rPr>
        <w:t xml:space="preserve"> provides a measure of dissimilarity between sets of points, offering further insight into structural comparisons. In our study, the Yau-</w:t>
      </w:r>
      <w:proofErr w:type="spellStart"/>
      <w:r w:rsidRPr="00E9680C">
        <w:rPr>
          <w:rFonts w:asciiTheme="minorBidi" w:hAnsiTheme="minorBidi" w:cstheme="minorBidi"/>
          <w:color w:val="FF0000"/>
          <w:sz w:val="22"/>
          <w:szCs w:val="22"/>
        </w:rPr>
        <w:t>Hausdorff</w:t>
      </w:r>
      <w:proofErr w:type="spellEnd"/>
      <w:r w:rsidRPr="00E9680C">
        <w:rPr>
          <w:rFonts w:asciiTheme="minorBidi" w:hAnsiTheme="minorBidi" w:cstheme="minorBidi"/>
          <w:color w:val="FF0000"/>
          <w:sz w:val="22"/>
          <w:szCs w:val="22"/>
        </w:rPr>
        <w:t xml:space="preserve"> distance was calculated by comparing point sets representing the protein structures, specifically using distances from the structural centroids to the Cα atoms. This method captures overall geometric differences between structures by measuring the maximal deviation between point sets in a bidirectional manner. However, it may not fully account for local structural variations or </w:t>
      </w:r>
      <w:r w:rsidRPr="00E9680C">
        <w:rPr>
          <w:rFonts w:asciiTheme="minorBidi" w:hAnsiTheme="minorBidi" w:cstheme="minorBidi"/>
          <w:color w:val="FF0000"/>
          <w:sz w:val="22"/>
          <w:szCs w:val="22"/>
        </w:rPr>
        <w:lastRenderedPageBreak/>
        <w:t>conformational changes, such as those occurring at active sites or ligand-binding regions, which are crucial for functional similarity. Moreover, the method assumes that global geometric similarity correlates with functional similarity, which may not always hold true, especially for proteins whose function is dictated by specific local conformations.</w:t>
      </w:r>
      <w:r>
        <w:rPr>
          <w:rFonts w:asciiTheme="minorBidi" w:hAnsiTheme="minorBidi" w:cstheme="minorBidi"/>
          <w:color w:val="FF0000"/>
          <w:sz w:val="22"/>
          <w:szCs w:val="22"/>
        </w:rPr>
        <w:t>”</w:t>
      </w:r>
    </w:p>
    <w:p w14:paraId="23F650B7" w14:textId="77777777" w:rsidR="00E9680C" w:rsidRDefault="00E9680C" w:rsidP="00E9680C">
      <w:pPr>
        <w:jc w:val="lowKashida"/>
        <w:rPr>
          <w:rFonts w:asciiTheme="minorBidi" w:hAnsiTheme="minorBidi" w:cstheme="minorBidi"/>
          <w:color w:val="FF0000"/>
          <w:sz w:val="22"/>
          <w:szCs w:val="22"/>
        </w:rPr>
      </w:pPr>
    </w:p>
    <w:p w14:paraId="33E4AF64" w14:textId="77777777" w:rsidR="00E9680C" w:rsidRDefault="00E9680C" w:rsidP="00E9680C">
      <w:pPr>
        <w:jc w:val="lowKashida"/>
        <w:rPr>
          <w:rFonts w:asciiTheme="minorBidi" w:hAnsiTheme="minorBidi" w:cstheme="minorBidi"/>
          <w:color w:val="FF0000"/>
          <w:sz w:val="22"/>
          <w:szCs w:val="22"/>
        </w:rPr>
      </w:pPr>
    </w:p>
    <w:p w14:paraId="3245297E" w14:textId="7FB9DDF4" w:rsidR="00BF2244" w:rsidRDefault="00BF2244" w:rsidP="00E9680C">
      <w:pPr>
        <w:jc w:val="lowKashida"/>
        <w:rPr>
          <w:rFonts w:asciiTheme="minorBidi" w:hAnsiTheme="minorBidi" w:cstheme="minorBidi"/>
          <w:color w:val="000000" w:themeColor="text1"/>
          <w:sz w:val="22"/>
          <w:szCs w:val="22"/>
        </w:rPr>
      </w:pPr>
      <w:r w:rsidRPr="00BF2244">
        <w:rPr>
          <w:rFonts w:asciiTheme="minorBidi" w:hAnsiTheme="minorBidi" w:cstheme="minorBidi"/>
          <w:color w:val="000000" w:themeColor="text1"/>
          <w:sz w:val="22"/>
          <w:szCs w:val="22"/>
        </w:rPr>
        <w:t>3</w:t>
      </w:r>
      <w:r>
        <w:rPr>
          <w:rFonts w:asciiTheme="minorBidi" w:hAnsiTheme="minorBidi" w:cstheme="minorBidi"/>
          <w:color w:val="000000" w:themeColor="text1"/>
          <w:sz w:val="22"/>
          <w:szCs w:val="22"/>
        </w:rPr>
        <w:t>)</w:t>
      </w:r>
      <w:r w:rsidRPr="00BF2244">
        <w:rPr>
          <w:rFonts w:asciiTheme="minorBidi" w:hAnsiTheme="minorBidi" w:cstheme="minorBidi"/>
          <w:color w:val="000000" w:themeColor="text1"/>
          <w:sz w:val="22"/>
          <w:szCs w:val="22"/>
        </w:rPr>
        <w:t xml:space="preserve"> The reported computational efficiency of the proposed method is notable. Nevertheless, a discussion on the scalability of the method would be beneficial. Specifically, information on how computational time scales with the number of proteins or the complexity of the dataset would provide a clearer perspective on the practical applicability of the method in larger and more complex scenarios.</w:t>
      </w:r>
    </w:p>
    <w:p w14:paraId="3D946EF9" w14:textId="77777777" w:rsidR="00BF2244" w:rsidRDefault="00BF2244" w:rsidP="00E9680C">
      <w:pPr>
        <w:jc w:val="lowKashida"/>
        <w:rPr>
          <w:rFonts w:asciiTheme="minorBidi" w:hAnsiTheme="minorBidi" w:cstheme="minorBidi"/>
          <w:color w:val="000000" w:themeColor="text1"/>
          <w:sz w:val="22"/>
          <w:szCs w:val="22"/>
        </w:rPr>
      </w:pPr>
    </w:p>
    <w:p w14:paraId="5689DFB7" w14:textId="5F83A286" w:rsidR="00BF2244" w:rsidRPr="00BF2244" w:rsidRDefault="00BF2244" w:rsidP="00BF2244">
      <w:pPr>
        <w:jc w:val="lowKashida"/>
        <w:rPr>
          <w:rFonts w:asciiTheme="minorBidi" w:hAnsiTheme="minorBidi" w:cstheme="minorBidi"/>
          <w:color w:val="0A2F41" w:themeColor="accent1" w:themeShade="80"/>
          <w:sz w:val="22"/>
          <w:szCs w:val="22"/>
        </w:rPr>
      </w:pPr>
      <w:r w:rsidRPr="00BF2244">
        <w:rPr>
          <w:rFonts w:asciiTheme="minorBidi" w:hAnsiTheme="minorBidi" w:cstheme="minorBidi"/>
          <w:color w:val="0A2F41" w:themeColor="accent1" w:themeShade="80"/>
          <w:sz w:val="22"/>
          <w:szCs w:val="22"/>
        </w:rPr>
        <w:t xml:space="preserve">ANSWER: We appreciate the reviewer’s </w:t>
      </w:r>
      <w:del w:id="56" w:author="Andressoo, Jaan-Olle" w:date="2024-10-24T13:59:00Z">
        <w:r w:rsidRPr="00BF2244" w:rsidDel="002C74AA">
          <w:rPr>
            <w:rFonts w:asciiTheme="minorBidi" w:hAnsiTheme="minorBidi" w:cstheme="minorBidi"/>
            <w:color w:val="0A2F41" w:themeColor="accent1" w:themeShade="80"/>
            <w:sz w:val="22"/>
            <w:szCs w:val="22"/>
          </w:rPr>
          <w:delText>interest in the scalability of our method</w:delText>
        </w:r>
      </w:del>
      <w:ins w:id="57" w:author="Andressoo, Jaan-Olle" w:date="2024-10-24T13:59:00Z">
        <w:r w:rsidR="002C74AA">
          <w:rPr>
            <w:rFonts w:asciiTheme="minorBidi" w:hAnsiTheme="minorBidi" w:cstheme="minorBidi"/>
            <w:color w:val="0A2F41" w:themeColor="accent1" w:themeShade="80"/>
            <w:sz w:val="22"/>
            <w:szCs w:val="22"/>
          </w:rPr>
          <w:t>suggestion</w:t>
        </w:r>
      </w:ins>
      <w:r w:rsidRPr="00BF2244">
        <w:rPr>
          <w:rFonts w:asciiTheme="minorBidi" w:hAnsiTheme="minorBidi" w:cstheme="minorBidi"/>
          <w:color w:val="0A2F41" w:themeColor="accent1" w:themeShade="80"/>
          <w:sz w:val="22"/>
          <w:szCs w:val="22"/>
        </w:rPr>
        <w:t>. To address this, we performed an additional analysis and added the results at page 17</w:t>
      </w:r>
      <w:ins w:id="58" w:author="Andressoo, Jaan-Olle" w:date="2024-10-24T13:59:00Z">
        <w:r w:rsidR="002C74AA">
          <w:rPr>
            <w:rFonts w:asciiTheme="minorBidi" w:hAnsiTheme="minorBidi" w:cstheme="minorBidi"/>
            <w:color w:val="0A2F41" w:themeColor="accent1" w:themeShade="80"/>
            <w:sz w:val="22"/>
            <w:szCs w:val="22"/>
          </w:rPr>
          <w:t xml:space="preserve"> on </w:t>
        </w:r>
      </w:ins>
      <w:ins w:id="59" w:author="Andressoo, Jaan-Olle" w:date="2024-10-24T16:18:00Z">
        <w:r w:rsidR="00AD73C3">
          <w:rPr>
            <w:rFonts w:asciiTheme="minorBidi" w:hAnsiTheme="minorBidi" w:cstheme="minorBidi"/>
            <w:color w:val="0A2F41" w:themeColor="accent1" w:themeShade="80"/>
            <w:sz w:val="22"/>
            <w:szCs w:val="22"/>
          </w:rPr>
          <w:t xml:space="preserve">new </w:t>
        </w:r>
      </w:ins>
      <w:ins w:id="60" w:author="Andressoo, Jaan-Olle" w:date="2024-10-24T13:59:00Z">
        <w:r w:rsidR="002C74AA">
          <w:rPr>
            <w:rFonts w:asciiTheme="minorBidi" w:hAnsiTheme="minorBidi" w:cstheme="minorBidi"/>
            <w:color w:val="0A2F41" w:themeColor="accent1" w:themeShade="80"/>
            <w:sz w:val="22"/>
            <w:szCs w:val="22"/>
          </w:rPr>
          <w:t>Figure 14</w:t>
        </w:r>
      </w:ins>
      <w:r w:rsidRPr="00BF2244">
        <w:rPr>
          <w:rFonts w:asciiTheme="minorBidi" w:hAnsiTheme="minorBidi" w:cstheme="minorBidi"/>
          <w:color w:val="0A2F41" w:themeColor="accent1" w:themeShade="80"/>
          <w:sz w:val="22"/>
          <w:szCs w:val="22"/>
        </w:rPr>
        <w:t>.</w:t>
      </w:r>
    </w:p>
    <w:p w14:paraId="02585191" w14:textId="77777777" w:rsidR="00BF2244" w:rsidRPr="00BF2244" w:rsidRDefault="00BF2244" w:rsidP="00BF2244">
      <w:pPr>
        <w:jc w:val="lowKashida"/>
        <w:rPr>
          <w:rFonts w:asciiTheme="minorBidi" w:hAnsiTheme="minorBidi" w:cstheme="minorBidi"/>
          <w:color w:val="000000" w:themeColor="text1"/>
          <w:sz w:val="22"/>
          <w:szCs w:val="22"/>
        </w:rPr>
      </w:pPr>
    </w:p>
    <w:p w14:paraId="3556EA35" w14:textId="2523418C" w:rsidR="00C507FF" w:rsidRDefault="00C507FF" w:rsidP="00C507FF">
      <w:pPr>
        <w:spacing w:line="360" w:lineRule="auto"/>
        <w:jc w:val="lowKashida"/>
        <w:rPr>
          <w:rFonts w:asciiTheme="minorBidi" w:hAnsiTheme="minorBidi" w:cstheme="minorBidi"/>
          <w:bCs/>
          <w:color w:val="FF0000"/>
          <w:sz w:val="20"/>
          <w:szCs w:val="20"/>
        </w:rPr>
      </w:pPr>
      <w:r w:rsidRPr="003D64E6">
        <w:rPr>
          <w:rFonts w:asciiTheme="minorBidi" w:hAnsiTheme="minorBidi" w:cstheme="minorBidi"/>
          <w:bCs/>
          <w:color w:val="FF0000"/>
          <w:sz w:val="20"/>
          <w:szCs w:val="20"/>
        </w:rPr>
        <w:t>To evaluate the scalability of the CPE method, we performed an additional analysis by randomly selecting protein subsets from the Astral95 dataset, ranging in size from 1,000 to 30,000 proteins (at intervals of 5,000). For each subset, we computed the pairwise distances between proteins using both the CPE and TM-</w:t>
      </w:r>
      <w:proofErr w:type="spellStart"/>
      <w:r w:rsidRPr="003D64E6">
        <w:rPr>
          <w:rFonts w:asciiTheme="minorBidi" w:hAnsiTheme="minorBidi" w:cstheme="minorBidi"/>
          <w:bCs/>
          <w:color w:val="FF0000"/>
          <w:sz w:val="20"/>
          <w:szCs w:val="20"/>
        </w:rPr>
        <w:t>Vec</w:t>
      </w:r>
      <w:proofErr w:type="spellEnd"/>
      <w:r w:rsidRPr="003D64E6">
        <w:rPr>
          <w:rFonts w:asciiTheme="minorBidi" w:hAnsiTheme="minorBidi" w:cstheme="minorBidi"/>
          <w:bCs/>
          <w:color w:val="FF0000"/>
          <w:sz w:val="20"/>
          <w:szCs w:val="20"/>
        </w:rPr>
        <w:t xml:space="preserve"> methods, while also recording the processing time per amino acid. This metric represents the total computation time divided by the cumulative number of amino acids across all analyzed protein domains. As shown in </w:t>
      </w:r>
      <w:r w:rsidRPr="008817AE">
        <w:rPr>
          <w:rFonts w:asciiTheme="minorBidi" w:hAnsiTheme="minorBidi" w:cstheme="minorBidi"/>
          <w:b/>
          <w:color w:val="FF0000"/>
          <w:sz w:val="20"/>
          <w:szCs w:val="20"/>
        </w:rPr>
        <w:t>Fig. 14</w:t>
      </w:r>
      <w:r w:rsidRPr="003D64E6">
        <w:rPr>
          <w:rFonts w:asciiTheme="minorBidi" w:hAnsiTheme="minorBidi" w:cstheme="minorBidi"/>
          <w:bCs/>
          <w:color w:val="FF0000"/>
          <w:sz w:val="20"/>
          <w:szCs w:val="20"/>
        </w:rPr>
        <w:t>, both methods demonstrate a linear increase in computation time per amino acid as the dataset size expands. However, the CPE method exhibits a gentler slope compared to TM-</w:t>
      </w:r>
      <w:proofErr w:type="spellStart"/>
      <w:r w:rsidRPr="003D64E6">
        <w:rPr>
          <w:rFonts w:asciiTheme="minorBidi" w:hAnsiTheme="minorBidi" w:cstheme="minorBidi"/>
          <w:bCs/>
          <w:color w:val="FF0000"/>
          <w:sz w:val="20"/>
          <w:szCs w:val="20"/>
        </w:rPr>
        <w:t>Vec</w:t>
      </w:r>
      <w:proofErr w:type="spellEnd"/>
      <w:r w:rsidRPr="003D64E6">
        <w:rPr>
          <w:rFonts w:asciiTheme="minorBidi" w:hAnsiTheme="minorBidi" w:cstheme="minorBidi"/>
          <w:bCs/>
          <w:color w:val="FF0000"/>
          <w:sz w:val="20"/>
          <w:szCs w:val="20"/>
        </w:rPr>
        <w:t xml:space="preserve">, indicating superior scalability. These findings underscore the efficiency of the CPE method, particularly for handling large, complex datasets, making it </w:t>
      </w:r>
      <w:del w:id="61" w:author="Andressoo, Jaan-Olle" w:date="2024-10-24T16:19:00Z">
        <w:r w:rsidRPr="003D64E6" w:rsidDel="00AD73C3">
          <w:rPr>
            <w:rFonts w:asciiTheme="minorBidi" w:hAnsiTheme="minorBidi" w:cstheme="minorBidi"/>
            <w:bCs/>
            <w:color w:val="FF0000"/>
            <w:sz w:val="20"/>
            <w:szCs w:val="20"/>
          </w:rPr>
          <w:delText xml:space="preserve">highly </w:delText>
        </w:r>
      </w:del>
      <w:r w:rsidRPr="003D64E6">
        <w:rPr>
          <w:rFonts w:asciiTheme="minorBidi" w:hAnsiTheme="minorBidi" w:cstheme="minorBidi"/>
          <w:bCs/>
          <w:color w:val="FF0000"/>
          <w:sz w:val="20"/>
          <w:szCs w:val="20"/>
        </w:rPr>
        <w:t>suitable for high-throughput computational studies.</w:t>
      </w:r>
    </w:p>
    <w:p w14:paraId="5C625177" w14:textId="3367A06D" w:rsidR="00C507FF" w:rsidRDefault="00AE7CFC" w:rsidP="00C507FF">
      <w:pPr>
        <w:jc w:val="center"/>
        <w:rPr>
          <w:rFonts w:asciiTheme="majorBidi" w:hAnsiTheme="majorBidi" w:cstheme="majorBidi"/>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"https://lh7-rt.googleusercontent.com/docsz/AD_4nXdCE_YujpSM4Zz1Aya1NRReTOgaM8f3UaHySWDW2aOrK7gjCffpb5cHKZ4vdhpSYyD2OazYLlDWuijM07ETGADSGiTOvofqX0s-AxXUeuBE0EBYbv3nrM2efd-tOQuYUS8Tmu60H4U25rwAWFYUzyxdym0?key=TFaiXVW5XhwRlL5MgHWPJg"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0BEC4BC" wp14:editId="159CB3CA">
            <wp:extent cx="2367023" cy="2012345"/>
            <wp:effectExtent l="0" t="0" r="0" b="0"/>
            <wp:docPr id="858603040" name="Picture 25" descr="A graph with orange and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03040" name="Picture 25" descr="A graph with orange and purpl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2360" cy="2033886"/>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2DC3732" w14:textId="77777777" w:rsidR="00C507FF" w:rsidRPr="00C507FF" w:rsidRDefault="00C507FF" w:rsidP="00C507FF">
      <w:pPr>
        <w:rPr>
          <w:rFonts w:asciiTheme="majorBidi" w:hAnsiTheme="majorBidi" w:cstheme="majorBidi"/>
          <w:color w:val="FF0000"/>
          <w:sz w:val="20"/>
          <w:szCs w:val="20"/>
        </w:rPr>
      </w:pPr>
      <w:r w:rsidRPr="00C507FF">
        <w:rPr>
          <w:rFonts w:asciiTheme="majorBidi" w:hAnsiTheme="majorBidi" w:cstheme="majorBidi"/>
          <w:b/>
          <w:bCs/>
          <w:color w:val="FF0000"/>
          <w:sz w:val="20"/>
          <w:szCs w:val="20"/>
        </w:rPr>
        <w:t xml:space="preserve">Fig. 14 </w:t>
      </w:r>
      <w:r w:rsidRPr="00C507FF">
        <w:rPr>
          <w:rFonts w:asciiTheme="minorBidi" w:hAnsiTheme="minorBidi" w:cstheme="minorBidi"/>
          <w:b/>
          <w:bCs/>
          <w:iCs/>
          <w:color w:val="FF0000"/>
          <w:sz w:val="20"/>
          <w:szCs w:val="20"/>
        </w:rPr>
        <w:t>|</w:t>
      </w:r>
      <w:r w:rsidRPr="00C507FF">
        <w:rPr>
          <w:rFonts w:asciiTheme="majorBidi" w:hAnsiTheme="majorBidi" w:cstheme="majorBidi"/>
          <w:b/>
          <w:bCs/>
          <w:color w:val="FF0000"/>
          <w:sz w:val="20"/>
          <w:szCs w:val="20"/>
        </w:rPr>
        <w:t xml:space="preserve"> Scalability of CPE and TM-</w:t>
      </w:r>
      <w:proofErr w:type="spellStart"/>
      <w:r w:rsidRPr="00C507FF">
        <w:rPr>
          <w:rFonts w:asciiTheme="majorBidi" w:hAnsiTheme="majorBidi" w:cstheme="majorBidi"/>
          <w:b/>
          <w:bCs/>
          <w:color w:val="FF0000"/>
          <w:sz w:val="20"/>
          <w:szCs w:val="20"/>
        </w:rPr>
        <w:t>Vec</w:t>
      </w:r>
      <w:proofErr w:type="spellEnd"/>
      <w:r w:rsidRPr="00C507FF">
        <w:rPr>
          <w:rFonts w:asciiTheme="majorBidi" w:hAnsiTheme="majorBidi" w:cstheme="majorBidi"/>
          <w:b/>
          <w:bCs/>
          <w:color w:val="FF0000"/>
          <w:sz w:val="20"/>
          <w:szCs w:val="20"/>
        </w:rPr>
        <w:t>.</w:t>
      </w:r>
      <w:r w:rsidRPr="00C507FF">
        <w:rPr>
          <w:rFonts w:asciiTheme="majorBidi" w:hAnsiTheme="majorBidi" w:cstheme="majorBidi"/>
          <w:color w:val="FF0000"/>
          <w:sz w:val="20"/>
          <w:szCs w:val="20"/>
        </w:rPr>
        <w:t xml:space="preserve"> Processing time per amino acid for subsets from the Astral95 dataset, ranging in size from 1,000 to 30,000 proteins (at intervals of 5,000).</w:t>
      </w:r>
    </w:p>
    <w:p w14:paraId="6D8A8995" w14:textId="113DD23D" w:rsidR="00BF2244" w:rsidRDefault="00BF2244" w:rsidP="00E9680C">
      <w:pPr>
        <w:jc w:val="lowKashida"/>
        <w:rPr>
          <w:rFonts w:asciiTheme="minorBidi" w:hAnsiTheme="minorBidi" w:cstheme="minorBidi"/>
          <w:color w:val="000000" w:themeColor="text1"/>
          <w:sz w:val="22"/>
          <w:szCs w:val="22"/>
        </w:rPr>
      </w:pPr>
    </w:p>
    <w:p w14:paraId="58C0489D" w14:textId="77777777" w:rsidR="00AE7CFC" w:rsidRDefault="00AE7CFC" w:rsidP="00590248">
      <w:pPr>
        <w:jc w:val="lowKashida"/>
        <w:rPr>
          <w:rFonts w:asciiTheme="minorBidi" w:hAnsiTheme="minorBidi" w:cstheme="minorBidi"/>
          <w:color w:val="000000" w:themeColor="text1"/>
          <w:sz w:val="22"/>
          <w:szCs w:val="22"/>
        </w:rPr>
      </w:pPr>
    </w:p>
    <w:p w14:paraId="4273AE3E" w14:textId="638AA3F1"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4</w:t>
      </w:r>
      <w:r w:rsidR="00AE7CFC">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results indicate that the energy profile-based model effectively reconstructs the phylogenetic tree. To strengthen these findings, the inclusion of statistical validation measures, such as confidence intervals or statistical significance tests, would be valuable. This addition would provide more robust </w:t>
      </w:r>
      <w:proofErr w:type="spellStart"/>
      <w:r w:rsidRPr="00590248">
        <w:rPr>
          <w:rFonts w:asciiTheme="minorBidi" w:hAnsiTheme="minorBidi" w:cstheme="minorBidi"/>
          <w:color w:val="000000" w:themeColor="text1"/>
          <w:sz w:val="22"/>
          <w:szCs w:val="22"/>
        </w:rPr>
        <w:t>supporkflow</w:t>
      </w:r>
      <w:proofErr w:type="spellEnd"/>
      <w:r w:rsidRPr="00590248">
        <w:rPr>
          <w:rFonts w:asciiTheme="minorBidi" w:hAnsiTheme="minorBidi" w:cstheme="minorBidi"/>
          <w:color w:val="000000" w:themeColor="text1"/>
          <w:sz w:val="22"/>
          <w:szCs w:val="22"/>
        </w:rPr>
        <w:t xml:space="preserve"> to the full SARS-CoV-2 or for the accuracy of the phylogenetic reconstructions.</w:t>
      </w:r>
    </w:p>
    <w:p w14:paraId="6AF06BAB" w14:textId="77777777" w:rsidR="00590248" w:rsidRPr="00590248" w:rsidRDefault="00590248" w:rsidP="00590248">
      <w:pPr>
        <w:jc w:val="lowKashida"/>
        <w:rPr>
          <w:rFonts w:asciiTheme="minorBidi" w:hAnsiTheme="minorBidi" w:cstheme="minorBidi"/>
          <w:color w:val="000000" w:themeColor="text1"/>
          <w:sz w:val="22"/>
          <w:szCs w:val="22"/>
        </w:rPr>
      </w:pPr>
    </w:p>
    <w:p w14:paraId="245F7596" w14:textId="48EF36DA" w:rsidR="00590248" w:rsidRPr="00590248" w:rsidRDefault="00AE7CFC" w:rsidP="00590248">
      <w:pPr>
        <w:jc w:val="lowKashida"/>
        <w:rPr>
          <w:rFonts w:asciiTheme="minorBidi" w:hAnsiTheme="minorBidi" w:cstheme="minorBidi"/>
          <w:color w:val="0A2F41" w:themeColor="accent1" w:themeShade="80"/>
          <w:sz w:val="22"/>
          <w:szCs w:val="22"/>
        </w:rPr>
      </w:pPr>
      <w:r w:rsidRPr="00AE7CFC">
        <w:rPr>
          <w:rFonts w:asciiTheme="minorBidi" w:hAnsiTheme="minorBidi" w:cstheme="minorBidi"/>
          <w:color w:val="0A2F41" w:themeColor="accent1" w:themeShade="80"/>
          <w:sz w:val="22"/>
          <w:szCs w:val="22"/>
        </w:rPr>
        <w:lastRenderedPageBreak/>
        <w:t xml:space="preserve">ANSWER: </w:t>
      </w:r>
      <w:ins w:id="62" w:author="Andressoo, Jaan-Olle" w:date="2024-10-24T16:21:00Z">
        <w:r w:rsidR="00AD73C3">
          <w:rPr>
            <w:rFonts w:asciiTheme="minorBidi" w:hAnsiTheme="minorBidi" w:cstheme="minorBidi"/>
            <w:color w:val="0A2F41" w:themeColor="accent1" w:themeShade="80"/>
            <w:sz w:val="22"/>
            <w:szCs w:val="22"/>
          </w:rPr>
          <w:t xml:space="preserve">We </w:t>
        </w:r>
      </w:ins>
      <w:ins w:id="63" w:author="Andressoo, Jaan-Olle" w:date="2024-10-24T16:22:00Z">
        <w:r w:rsidR="00AD73C3">
          <w:rPr>
            <w:rFonts w:asciiTheme="minorBidi" w:hAnsiTheme="minorBidi" w:cstheme="minorBidi"/>
            <w:color w:val="0A2F41" w:themeColor="accent1" w:themeShade="80"/>
            <w:sz w:val="22"/>
            <w:szCs w:val="22"/>
          </w:rPr>
          <w:t>agree.</w:t>
        </w:r>
      </w:ins>
      <w:del w:id="64" w:author="Andressoo, Jaan-Olle" w:date="2024-10-24T16:21:00Z">
        <w:r w:rsidR="00590248" w:rsidRPr="00590248" w:rsidDel="00AD73C3">
          <w:rPr>
            <w:rFonts w:asciiTheme="minorBidi" w:hAnsiTheme="minorBidi" w:cstheme="minorBidi"/>
            <w:color w:val="0A2F41" w:themeColor="accent1" w:themeShade="80"/>
            <w:sz w:val="22"/>
            <w:szCs w:val="22"/>
          </w:rPr>
          <w:delText>T</w:delText>
        </w:r>
      </w:del>
      <w:del w:id="65" w:author="Andressoo, Jaan-Olle" w:date="2024-10-24T16:22:00Z">
        <w:r w:rsidR="00590248" w:rsidRPr="00590248" w:rsidDel="00AD73C3">
          <w:rPr>
            <w:rFonts w:asciiTheme="minorBidi" w:hAnsiTheme="minorBidi" w:cstheme="minorBidi"/>
            <w:color w:val="0A2F41" w:themeColor="accent1" w:themeShade="80"/>
            <w:sz w:val="22"/>
            <w:szCs w:val="22"/>
          </w:rPr>
          <w:delText>hank you for your insightful feedback</w:delText>
        </w:r>
      </w:del>
      <w:r w:rsidR="00590248" w:rsidRPr="00590248">
        <w:rPr>
          <w:rFonts w:asciiTheme="minorBidi" w:hAnsiTheme="minorBidi" w:cstheme="minorBidi"/>
          <w:color w:val="0A2F41" w:themeColor="accent1" w:themeShade="80"/>
          <w:sz w:val="22"/>
          <w:szCs w:val="22"/>
        </w:rPr>
        <w:t>. In response</w:t>
      </w:r>
      <w:del w:id="66" w:author="Andressoo, Jaan-Olle" w:date="2024-10-24T16:22:00Z">
        <w:r w:rsidR="00590248" w:rsidRPr="00590248" w:rsidDel="00AD73C3">
          <w:rPr>
            <w:rFonts w:asciiTheme="minorBidi" w:hAnsiTheme="minorBidi" w:cstheme="minorBidi"/>
            <w:color w:val="0A2F41" w:themeColor="accent1" w:themeShade="80"/>
            <w:sz w:val="22"/>
            <w:szCs w:val="22"/>
          </w:rPr>
          <w:delText xml:space="preserve"> to your suggestion,</w:delText>
        </w:r>
      </w:del>
      <w:r w:rsidR="00590248" w:rsidRPr="00590248">
        <w:rPr>
          <w:rFonts w:asciiTheme="minorBidi" w:hAnsiTheme="minorBidi" w:cstheme="minorBidi"/>
          <w:color w:val="0A2F41" w:themeColor="accent1" w:themeShade="80"/>
          <w:sz w:val="22"/>
          <w:szCs w:val="22"/>
        </w:rPr>
        <w:t xml:space="preserve"> we have implemented a bootstrap analysis with B = 100 replicates to assess the robustness of the phylogenetic tree reconstructions using the CPE, SPE, TM-</w:t>
      </w:r>
      <w:proofErr w:type="spellStart"/>
      <w:r w:rsidR="00590248" w:rsidRPr="00590248">
        <w:rPr>
          <w:rFonts w:asciiTheme="minorBidi" w:hAnsiTheme="minorBidi" w:cstheme="minorBidi"/>
          <w:color w:val="0A2F41" w:themeColor="accent1" w:themeShade="80"/>
          <w:sz w:val="22"/>
          <w:szCs w:val="22"/>
        </w:rPr>
        <w:t>Vec</w:t>
      </w:r>
      <w:proofErr w:type="spellEnd"/>
      <w:r w:rsidR="00590248" w:rsidRPr="00590248">
        <w:rPr>
          <w:rFonts w:asciiTheme="minorBidi" w:hAnsiTheme="minorBidi" w:cstheme="minorBidi"/>
          <w:color w:val="0A2F41" w:themeColor="accent1" w:themeShade="80"/>
          <w:sz w:val="22"/>
          <w:szCs w:val="22"/>
        </w:rPr>
        <w:t xml:space="preserve">, and MSA methods. Additionally, we calculated confidence intervals to statistically validate the accuracy of our results. The bootstrap analysis and confidence intervals for the main branches that distinguish the three species are now presented in the relevant figures within the manuscript, providing stronger evidence for the reliability of the energy profile-based model in reconstructing phylogenetic trees. We have also updated Section 3.5 to address this requirement. The complete bootstrap results for all branches can be found in </w:t>
      </w:r>
      <w:ins w:id="67" w:author="Andressoo, Jaan-Olle" w:date="2024-10-24T16:23:00Z">
        <w:r w:rsidR="00AD73C3">
          <w:rPr>
            <w:rFonts w:asciiTheme="minorBidi" w:hAnsiTheme="minorBidi" w:cstheme="minorBidi"/>
            <w:color w:val="0A2F41" w:themeColor="accent1" w:themeShade="80"/>
            <w:sz w:val="22"/>
            <w:szCs w:val="22"/>
          </w:rPr>
          <w:t xml:space="preserve">new </w:t>
        </w:r>
      </w:ins>
      <w:r w:rsidR="00590248" w:rsidRPr="00590248">
        <w:rPr>
          <w:rFonts w:asciiTheme="minorBidi" w:hAnsiTheme="minorBidi" w:cstheme="minorBidi"/>
          <w:color w:val="0A2F41" w:themeColor="accent1" w:themeShade="80"/>
          <w:sz w:val="22"/>
          <w:szCs w:val="22"/>
        </w:rPr>
        <w:t xml:space="preserve">Supplementary Figures S2-S5. We hope these revisions address </w:t>
      </w:r>
      <w:del w:id="68" w:author="Andressoo, Jaan-Olle" w:date="2024-10-24T16:23:00Z">
        <w:r w:rsidR="00590248" w:rsidRPr="00590248" w:rsidDel="00AD73C3">
          <w:rPr>
            <w:rFonts w:asciiTheme="minorBidi" w:hAnsiTheme="minorBidi" w:cstheme="minorBidi"/>
            <w:color w:val="0A2F41" w:themeColor="accent1" w:themeShade="80"/>
            <w:sz w:val="22"/>
            <w:szCs w:val="22"/>
          </w:rPr>
          <w:delText xml:space="preserve">your </w:delText>
        </w:r>
      </w:del>
      <w:ins w:id="69" w:author="Andressoo, Jaan-Olle" w:date="2024-10-24T16:23:00Z">
        <w:r w:rsidR="00AD73C3">
          <w:rPr>
            <w:rFonts w:asciiTheme="minorBidi" w:hAnsiTheme="minorBidi" w:cstheme="minorBidi"/>
            <w:color w:val="0A2F41" w:themeColor="accent1" w:themeShade="80"/>
            <w:sz w:val="22"/>
            <w:szCs w:val="22"/>
          </w:rPr>
          <w:t>the reviewers</w:t>
        </w:r>
        <w:r w:rsidR="00AD73C3" w:rsidRPr="00590248">
          <w:rPr>
            <w:rFonts w:asciiTheme="minorBidi" w:hAnsiTheme="minorBidi" w:cstheme="minorBidi"/>
            <w:color w:val="0A2F41" w:themeColor="accent1" w:themeShade="80"/>
            <w:sz w:val="22"/>
            <w:szCs w:val="22"/>
          </w:rPr>
          <w:t xml:space="preserve"> </w:t>
        </w:r>
      </w:ins>
      <w:del w:id="70" w:author="Andressoo, Jaan-Olle" w:date="2024-10-24T16:23:00Z">
        <w:r w:rsidR="00590248" w:rsidRPr="00590248" w:rsidDel="00AD73C3">
          <w:rPr>
            <w:rFonts w:asciiTheme="minorBidi" w:hAnsiTheme="minorBidi" w:cstheme="minorBidi"/>
            <w:color w:val="0A2F41" w:themeColor="accent1" w:themeShade="80"/>
            <w:sz w:val="22"/>
            <w:szCs w:val="22"/>
          </w:rPr>
          <w:delText xml:space="preserve">concerns </w:delText>
        </w:r>
      </w:del>
      <w:ins w:id="71" w:author="Andressoo, Jaan-Olle" w:date="2024-10-24T16:23:00Z">
        <w:r w:rsidR="00AD73C3">
          <w:rPr>
            <w:rFonts w:asciiTheme="minorBidi" w:hAnsiTheme="minorBidi" w:cstheme="minorBidi"/>
            <w:color w:val="0A2F41" w:themeColor="accent1" w:themeShade="80"/>
            <w:sz w:val="22"/>
            <w:szCs w:val="22"/>
          </w:rPr>
          <w:t>suggestion</w:t>
        </w:r>
        <w:r w:rsidR="00AD73C3" w:rsidRPr="00590248">
          <w:rPr>
            <w:rFonts w:asciiTheme="minorBidi" w:hAnsiTheme="minorBidi" w:cstheme="minorBidi"/>
            <w:color w:val="0A2F41" w:themeColor="accent1" w:themeShade="80"/>
            <w:sz w:val="22"/>
            <w:szCs w:val="22"/>
          </w:rPr>
          <w:t xml:space="preserve"> </w:t>
        </w:r>
      </w:ins>
      <w:r w:rsidR="00590248" w:rsidRPr="00590248">
        <w:rPr>
          <w:rFonts w:asciiTheme="minorBidi" w:hAnsiTheme="minorBidi" w:cstheme="minorBidi"/>
          <w:color w:val="0A2F41" w:themeColor="accent1" w:themeShade="80"/>
          <w:sz w:val="22"/>
          <w:szCs w:val="22"/>
        </w:rPr>
        <w:t xml:space="preserve">and </w:t>
      </w:r>
      <w:del w:id="72" w:author="Andressoo, Jaan-Olle" w:date="2024-10-24T16:24:00Z">
        <w:r w:rsidR="00590248" w:rsidRPr="00590248" w:rsidDel="00AD73C3">
          <w:rPr>
            <w:rFonts w:asciiTheme="minorBidi" w:hAnsiTheme="minorBidi" w:cstheme="minorBidi"/>
            <w:color w:val="0A2F41" w:themeColor="accent1" w:themeShade="80"/>
            <w:sz w:val="22"/>
            <w:szCs w:val="22"/>
          </w:rPr>
          <w:delText xml:space="preserve">further </w:delText>
        </w:r>
      </w:del>
      <w:r w:rsidR="00590248" w:rsidRPr="00590248">
        <w:rPr>
          <w:rFonts w:asciiTheme="minorBidi" w:hAnsiTheme="minorBidi" w:cstheme="minorBidi"/>
          <w:color w:val="0A2F41" w:themeColor="accent1" w:themeShade="80"/>
          <w:sz w:val="22"/>
          <w:szCs w:val="22"/>
        </w:rPr>
        <w:t xml:space="preserve">strengthen </w:t>
      </w:r>
      <w:del w:id="73" w:author="Andressoo, Jaan-Olle" w:date="2024-10-24T16:24:00Z">
        <w:r w:rsidR="00590248" w:rsidRPr="00590248" w:rsidDel="00AD73C3">
          <w:rPr>
            <w:rFonts w:asciiTheme="minorBidi" w:hAnsiTheme="minorBidi" w:cstheme="minorBidi"/>
            <w:color w:val="0A2F41" w:themeColor="accent1" w:themeShade="80"/>
            <w:sz w:val="22"/>
            <w:szCs w:val="22"/>
          </w:rPr>
          <w:delText xml:space="preserve">the robustness of </w:delText>
        </w:r>
      </w:del>
      <w:r w:rsidR="00590248" w:rsidRPr="00590248">
        <w:rPr>
          <w:rFonts w:asciiTheme="minorBidi" w:hAnsiTheme="minorBidi" w:cstheme="minorBidi"/>
          <w:color w:val="0A2F41" w:themeColor="accent1" w:themeShade="80"/>
          <w:sz w:val="22"/>
          <w:szCs w:val="22"/>
        </w:rPr>
        <w:t>our findings.</w:t>
      </w:r>
    </w:p>
    <w:p w14:paraId="7D2EB5B5" w14:textId="77777777" w:rsidR="00590248" w:rsidRPr="00590248" w:rsidRDefault="00590248" w:rsidP="00590248">
      <w:pPr>
        <w:jc w:val="lowKashida"/>
        <w:rPr>
          <w:rFonts w:asciiTheme="minorBidi" w:hAnsiTheme="minorBidi" w:cstheme="minorBidi"/>
          <w:color w:val="000000" w:themeColor="text1"/>
          <w:sz w:val="22"/>
          <w:szCs w:val="22"/>
        </w:rPr>
      </w:pPr>
    </w:p>
    <w:p w14:paraId="03FDE621" w14:textId="1E1DE473"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5</w:t>
      </w:r>
      <w:r w:rsidR="00D053FA">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manuscript reports a discrepancy between the text and Table 1 regarding the accuracy and computation time of the 1-NN classifier based on the distance between profiles' energy (CPE). The text states an accuracy of 97% and a computation time of approximately 3 minutes, whereas Table 1 shows an accuracy of 100% and a computation time of 1 second. The authors should reconcile this discrepancy to ensure consistency and accuracy in the reporting of results.</w:t>
      </w:r>
    </w:p>
    <w:p w14:paraId="3E723FC1" w14:textId="77777777" w:rsidR="00590248" w:rsidRPr="00590248" w:rsidRDefault="00590248" w:rsidP="00590248">
      <w:pPr>
        <w:jc w:val="lowKashida"/>
        <w:rPr>
          <w:rFonts w:asciiTheme="minorBidi" w:hAnsiTheme="minorBidi" w:cstheme="minorBidi"/>
          <w:color w:val="000000" w:themeColor="text1"/>
          <w:sz w:val="22"/>
          <w:szCs w:val="22"/>
        </w:rPr>
      </w:pPr>
    </w:p>
    <w:p w14:paraId="400498B1" w14:textId="2A7098E8" w:rsidR="00590248" w:rsidRPr="007252AF" w:rsidRDefault="006E4380" w:rsidP="00590248">
      <w:pPr>
        <w:jc w:val="lowKashida"/>
        <w:rPr>
          <w:rFonts w:asciiTheme="minorBidi" w:hAnsiTheme="minorBidi" w:cstheme="minorBidi"/>
          <w:color w:val="074F6A" w:themeColor="accent4" w:themeShade="80"/>
          <w:sz w:val="22"/>
          <w:szCs w:val="22"/>
        </w:rPr>
      </w:pPr>
      <w:r w:rsidRPr="007252AF">
        <w:rPr>
          <w:rFonts w:asciiTheme="minorBidi" w:hAnsiTheme="minorBidi" w:cstheme="minorBidi"/>
          <w:color w:val="074F6A" w:themeColor="accent4" w:themeShade="80"/>
          <w:sz w:val="22"/>
          <w:szCs w:val="22"/>
        </w:rPr>
        <w:t>ANSWER:</w:t>
      </w:r>
      <w:r w:rsidR="00590248" w:rsidRPr="00590248">
        <w:rPr>
          <w:rFonts w:asciiTheme="minorBidi" w:hAnsiTheme="minorBidi" w:cstheme="minorBidi"/>
          <w:color w:val="074F6A" w:themeColor="accent4" w:themeShade="80"/>
          <w:sz w:val="22"/>
          <w:szCs w:val="22"/>
        </w:rPr>
        <w:t xml:space="preserve"> </w:t>
      </w:r>
      <w:ins w:id="74" w:author="Andressoo, Jaan-Olle" w:date="2024-10-24T16:25:00Z">
        <w:r w:rsidR="00AD73C3">
          <w:rPr>
            <w:rFonts w:asciiTheme="minorBidi" w:hAnsiTheme="minorBidi" w:cstheme="minorBidi"/>
            <w:color w:val="074F6A" w:themeColor="accent4" w:themeShade="80"/>
            <w:sz w:val="22"/>
            <w:szCs w:val="22"/>
          </w:rPr>
          <w:t xml:space="preserve">We would like to thank the reviewer for the </w:t>
        </w:r>
        <w:proofErr w:type="spellStart"/>
        <w:r w:rsidR="00AD73C3">
          <w:rPr>
            <w:rFonts w:asciiTheme="minorBidi" w:hAnsiTheme="minorBidi" w:cstheme="minorBidi"/>
            <w:color w:val="074F6A" w:themeColor="accent4" w:themeShade="80"/>
            <w:sz w:val="22"/>
            <w:szCs w:val="22"/>
          </w:rPr>
          <w:t>rigour</w:t>
        </w:r>
        <w:proofErr w:type="spellEnd"/>
        <w:r w:rsidR="00AD73C3">
          <w:rPr>
            <w:rFonts w:asciiTheme="minorBidi" w:hAnsiTheme="minorBidi" w:cstheme="minorBidi"/>
            <w:color w:val="074F6A" w:themeColor="accent4" w:themeShade="80"/>
            <w:sz w:val="22"/>
            <w:szCs w:val="22"/>
          </w:rPr>
          <w:t xml:space="preserve">. </w:t>
        </w:r>
      </w:ins>
      <w:del w:id="75" w:author="Andressoo, Jaan-Olle" w:date="2024-10-24T16:25:00Z">
        <w:r w:rsidR="00590248" w:rsidRPr="00590248" w:rsidDel="00AD73C3">
          <w:rPr>
            <w:rFonts w:asciiTheme="minorBidi" w:hAnsiTheme="minorBidi" w:cstheme="minorBidi"/>
            <w:color w:val="074F6A" w:themeColor="accent4" w:themeShade="80"/>
            <w:sz w:val="22"/>
            <w:szCs w:val="22"/>
          </w:rPr>
          <w:delText>Thank you for bringing this discrepancy to our attention. We have reviewed the text and Table 1 to ensure consistency in the reporting of the results. Upon revisiting our analysis, w</w:delText>
        </w:r>
      </w:del>
      <w:ins w:id="76" w:author="Andressoo, Jaan-Olle" w:date="2024-10-24T16:25:00Z">
        <w:r w:rsidR="00AD73C3">
          <w:rPr>
            <w:rFonts w:asciiTheme="minorBidi" w:hAnsiTheme="minorBidi" w:cstheme="minorBidi"/>
            <w:color w:val="074F6A" w:themeColor="accent4" w:themeShade="80"/>
            <w:sz w:val="22"/>
            <w:szCs w:val="22"/>
          </w:rPr>
          <w:t>W</w:t>
        </w:r>
      </w:ins>
      <w:r w:rsidR="00590248" w:rsidRPr="00590248">
        <w:rPr>
          <w:rFonts w:asciiTheme="minorBidi" w:hAnsiTheme="minorBidi" w:cstheme="minorBidi"/>
          <w:color w:val="074F6A" w:themeColor="accent4" w:themeShade="80"/>
          <w:sz w:val="22"/>
          <w:szCs w:val="22"/>
        </w:rPr>
        <w:t xml:space="preserve">e confirm that the correct accuracy for the 1-NN classifier based on the distance between profiles' energy (CPE) is indeed </w:t>
      </w:r>
      <w:r w:rsidR="00590248" w:rsidRPr="00590248">
        <w:rPr>
          <w:rFonts w:asciiTheme="minorBidi" w:hAnsiTheme="minorBidi" w:cstheme="minorBidi"/>
          <w:b/>
          <w:bCs/>
          <w:color w:val="074F6A" w:themeColor="accent4" w:themeShade="80"/>
          <w:sz w:val="22"/>
          <w:szCs w:val="22"/>
        </w:rPr>
        <w:t>100%</w:t>
      </w:r>
      <w:r w:rsidR="00590248" w:rsidRPr="00590248">
        <w:rPr>
          <w:rFonts w:asciiTheme="minorBidi" w:hAnsiTheme="minorBidi" w:cstheme="minorBidi"/>
          <w:color w:val="074F6A" w:themeColor="accent4" w:themeShade="80"/>
          <w:sz w:val="22"/>
          <w:szCs w:val="22"/>
        </w:rPr>
        <w:t xml:space="preserve">, and the computation time is </w:t>
      </w:r>
      <w:r w:rsidR="00590248" w:rsidRPr="00590248">
        <w:rPr>
          <w:rFonts w:asciiTheme="minorBidi" w:hAnsiTheme="minorBidi" w:cstheme="minorBidi"/>
          <w:b/>
          <w:bCs/>
          <w:color w:val="074F6A" w:themeColor="accent4" w:themeShade="80"/>
          <w:sz w:val="22"/>
          <w:szCs w:val="22"/>
        </w:rPr>
        <w:t>1 second</w:t>
      </w:r>
      <w:r w:rsidR="00590248" w:rsidRPr="00590248">
        <w:rPr>
          <w:rFonts w:asciiTheme="minorBidi" w:hAnsiTheme="minorBidi" w:cstheme="minorBidi"/>
          <w:color w:val="074F6A" w:themeColor="accent4" w:themeShade="80"/>
          <w:sz w:val="22"/>
          <w:szCs w:val="22"/>
        </w:rPr>
        <w:t>, as correctly indicated in Table 1. The previously mentioned accuracy of 97% and computation time of approximately 3 minutes in the text was an error</w:t>
      </w:r>
      <w:ins w:id="77" w:author="Andressoo, Jaan-Olle" w:date="2024-10-24T16:26:00Z">
        <w:r w:rsidR="00AD73C3">
          <w:rPr>
            <w:rFonts w:asciiTheme="minorBidi" w:hAnsiTheme="minorBidi" w:cstheme="minorBidi"/>
            <w:color w:val="074F6A" w:themeColor="accent4" w:themeShade="80"/>
            <w:sz w:val="22"/>
            <w:szCs w:val="22"/>
          </w:rPr>
          <w:t xml:space="preserve"> and we apologize for that</w:t>
        </w:r>
      </w:ins>
      <w:r w:rsidR="00590248" w:rsidRPr="00590248">
        <w:rPr>
          <w:rFonts w:asciiTheme="minorBidi" w:hAnsiTheme="minorBidi" w:cstheme="minorBidi"/>
          <w:color w:val="074F6A" w:themeColor="accent4" w:themeShade="80"/>
          <w:sz w:val="22"/>
          <w:szCs w:val="22"/>
        </w:rPr>
        <w:t>. We have now updated the text (Page 8) to reflect the correct values as presented in Table 1</w:t>
      </w:r>
      <w:del w:id="78" w:author="Andressoo, Jaan-Olle" w:date="2024-10-24T16:27:00Z">
        <w:r w:rsidR="00590248" w:rsidRPr="00590248" w:rsidDel="00AD73C3">
          <w:rPr>
            <w:rFonts w:asciiTheme="minorBidi" w:hAnsiTheme="minorBidi" w:cstheme="minorBidi"/>
            <w:color w:val="074F6A" w:themeColor="accent4" w:themeShade="80"/>
            <w:sz w:val="22"/>
            <w:szCs w:val="22"/>
          </w:rPr>
          <w:delText>.</w:delText>
        </w:r>
      </w:del>
      <w:r w:rsidR="00590248" w:rsidRPr="00590248">
        <w:rPr>
          <w:rFonts w:asciiTheme="minorBidi" w:hAnsiTheme="minorBidi" w:cstheme="minorBidi"/>
          <w:color w:val="074F6A" w:themeColor="accent4" w:themeShade="80"/>
          <w:sz w:val="22"/>
          <w:szCs w:val="22"/>
        </w:rPr>
        <w:t xml:space="preserve"> </w:t>
      </w:r>
      <w:del w:id="79" w:author="Andressoo, Jaan-Olle" w:date="2024-10-24T16:26:00Z">
        <w:r w:rsidR="00590248" w:rsidRPr="00590248" w:rsidDel="00AD73C3">
          <w:rPr>
            <w:rFonts w:asciiTheme="minorBidi" w:hAnsiTheme="minorBidi" w:cstheme="minorBidi"/>
            <w:color w:val="074F6A" w:themeColor="accent4" w:themeShade="80"/>
            <w:sz w:val="22"/>
            <w:szCs w:val="22"/>
          </w:rPr>
          <w:delText>We apologize for the oversight and have made the necessary corrections to maintain consistency and accuracy throughout the manuscript.</w:delText>
        </w:r>
      </w:del>
    </w:p>
    <w:p w14:paraId="16B1142B" w14:textId="77777777" w:rsidR="007252AF" w:rsidRDefault="007252AF" w:rsidP="00590248">
      <w:pPr>
        <w:jc w:val="lowKashida"/>
        <w:rPr>
          <w:rFonts w:asciiTheme="minorBidi" w:hAnsiTheme="minorBidi" w:cstheme="minorBidi"/>
          <w:color w:val="000000" w:themeColor="text1"/>
          <w:sz w:val="22"/>
          <w:szCs w:val="22"/>
        </w:rPr>
      </w:pPr>
    </w:p>
    <w:p w14:paraId="4689B341" w14:textId="3551807E" w:rsidR="008620F9" w:rsidRPr="00590248" w:rsidRDefault="008620F9" w:rsidP="008620F9">
      <w:pPr>
        <w:pBdr>
          <w:top w:val="nil"/>
          <w:left w:val="nil"/>
          <w:bottom w:val="nil"/>
          <w:right w:val="nil"/>
          <w:between w:val="nil"/>
        </w:pBdr>
        <w:spacing w:after="200"/>
        <w:jc w:val="lowKashida"/>
        <w:rPr>
          <w:rFonts w:asciiTheme="minorBidi" w:hAnsiTheme="minorBidi" w:cstheme="minorBidi"/>
          <w:iCs/>
          <w:color w:val="FF0000"/>
          <w:sz w:val="20"/>
          <w:szCs w:val="20"/>
        </w:rPr>
      </w:pPr>
      <w:r w:rsidRPr="00AE5217">
        <w:rPr>
          <w:rFonts w:asciiTheme="minorBidi" w:hAnsiTheme="minorBidi" w:cstheme="minorBidi"/>
          <w:b/>
          <w:bCs/>
          <w:iCs/>
          <w:color w:val="FF0000"/>
          <w:sz w:val="20"/>
          <w:szCs w:val="20"/>
        </w:rPr>
        <w:t>Table 1 |</w:t>
      </w:r>
      <w:r w:rsidRPr="00AE5217">
        <w:rPr>
          <w:rFonts w:asciiTheme="minorBidi" w:hAnsiTheme="minorBidi" w:cstheme="minorBidi"/>
          <w:iCs/>
          <w:color w:val="FF0000"/>
          <w:sz w:val="20"/>
          <w:szCs w:val="20"/>
        </w:rPr>
        <w:t xml:space="preserve"> The accuracy and computation time for 1-NN classifier based on GR-Align, RMSD, TM-score, Yau-</w:t>
      </w:r>
      <w:proofErr w:type="spellStart"/>
      <w:r w:rsidRPr="00AE5217">
        <w:rPr>
          <w:rFonts w:asciiTheme="minorBidi" w:hAnsiTheme="minorBidi" w:cstheme="minorBidi"/>
          <w:iCs/>
          <w:color w:val="FF0000"/>
          <w:sz w:val="20"/>
          <w:szCs w:val="20"/>
        </w:rPr>
        <w:t>Hausdorff</w:t>
      </w:r>
      <w:proofErr w:type="spellEnd"/>
      <w:r w:rsidRPr="00AE5217">
        <w:rPr>
          <w:rFonts w:asciiTheme="minorBidi" w:hAnsiTheme="minorBidi" w:cstheme="minorBidi"/>
          <w:iCs/>
          <w:color w:val="FF0000"/>
          <w:sz w:val="20"/>
          <w:szCs w:val="20"/>
        </w:rPr>
        <w:t xml:space="preserve"> distance, TM-</w:t>
      </w:r>
      <w:proofErr w:type="spellStart"/>
      <w:r w:rsidRPr="00AE5217">
        <w:rPr>
          <w:rFonts w:asciiTheme="minorBidi" w:hAnsiTheme="minorBidi" w:cstheme="minorBidi"/>
          <w:iCs/>
          <w:color w:val="FF0000"/>
          <w:sz w:val="20"/>
          <w:szCs w:val="20"/>
        </w:rPr>
        <w:t>Vec</w:t>
      </w:r>
      <w:proofErr w:type="spellEnd"/>
      <w:r w:rsidRPr="00AE5217">
        <w:rPr>
          <w:rFonts w:asciiTheme="minorBidi" w:hAnsiTheme="minorBidi" w:cstheme="minorBidi"/>
          <w:iCs/>
          <w:color w:val="FF0000"/>
          <w:sz w:val="20"/>
          <w:szCs w:val="20"/>
        </w:rPr>
        <w:t>, and the distance between profiles of energy SPE and CPE as a measure of protein dissimilarity.</w:t>
      </w:r>
    </w:p>
    <w:tbl>
      <w:tblPr>
        <w:tblW w:w="0" w:type="auto"/>
        <w:jc w:val="center"/>
        <w:tblCellMar>
          <w:top w:w="15" w:type="dxa"/>
          <w:left w:w="15" w:type="dxa"/>
          <w:bottom w:w="15" w:type="dxa"/>
          <w:right w:w="15" w:type="dxa"/>
        </w:tblCellMar>
        <w:tblLook w:val="04A0" w:firstRow="1" w:lastRow="0" w:firstColumn="1" w:lastColumn="0" w:noHBand="0" w:noVBand="1"/>
      </w:tblPr>
      <w:tblGrid>
        <w:gridCol w:w="1979"/>
        <w:gridCol w:w="1101"/>
        <w:gridCol w:w="1134"/>
      </w:tblGrid>
      <w:tr w:rsidR="00590248" w:rsidRPr="00590248" w14:paraId="1E45DAD5"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B62A661"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Method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295962D"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Accuracy</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FAF2C5E"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Time</w:t>
            </w:r>
          </w:p>
        </w:tc>
      </w:tr>
      <w:tr w:rsidR="00590248" w:rsidRPr="00590248" w14:paraId="419C1BC0" w14:textId="77777777" w:rsidTr="008620F9">
        <w:trPr>
          <w:trHeight w:val="364"/>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78E8D832"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GR-Align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7BAE68F"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62.3%</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782BC11B"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2 min</w:t>
            </w:r>
          </w:p>
        </w:tc>
      </w:tr>
      <w:tr w:rsidR="00590248" w:rsidRPr="00590248" w14:paraId="59FD16D5"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1CE160A8"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RMSD</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D45C096"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59.2%</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47F9ECC5"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 h</w:t>
            </w:r>
          </w:p>
        </w:tc>
      </w:tr>
      <w:tr w:rsidR="00590248" w:rsidRPr="00590248" w14:paraId="3AAB3519"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D61DE57"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TM-Score</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E9B9E34"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61.5%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0310E844"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9 h 20 min</w:t>
            </w:r>
          </w:p>
        </w:tc>
      </w:tr>
      <w:tr w:rsidR="00590248" w:rsidRPr="00590248" w14:paraId="24CEFB99"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520C2FF"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YH (10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4E582FB"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70.8%</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53DEC8ED"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10 min</w:t>
            </w:r>
          </w:p>
        </w:tc>
      </w:tr>
      <w:tr w:rsidR="00590248" w:rsidRPr="00590248" w14:paraId="1C079EB7"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396EBB5"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YH (2500 Rotation)</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FDD5166"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81.5%</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28889D4F"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4h 10 min</w:t>
            </w:r>
          </w:p>
        </w:tc>
      </w:tr>
      <w:tr w:rsidR="00590248" w:rsidRPr="00590248" w14:paraId="3F9F0035"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6B60A31A"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TM-</w:t>
            </w:r>
            <w:proofErr w:type="spellStart"/>
            <w:r w:rsidRPr="00590248">
              <w:rPr>
                <w:rFonts w:asciiTheme="minorBidi" w:hAnsiTheme="minorBidi" w:cstheme="minorBidi"/>
                <w:b/>
                <w:bCs/>
                <w:color w:val="000000" w:themeColor="text1"/>
                <w:sz w:val="20"/>
                <w:szCs w:val="20"/>
              </w:rPr>
              <w:t>Vec</w:t>
            </w:r>
            <w:proofErr w:type="spellEnd"/>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755E075D"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100%</w:t>
            </w:r>
          </w:p>
        </w:tc>
        <w:tc>
          <w:tcPr>
            <w:tcW w:w="0" w:type="auto"/>
            <w:tcBorders>
              <w:top w:val="single" w:sz="6" w:space="0" w:color="000000"/>
              <w:left w:val="single" w:sz="6" w:space="0" w:color="000000"/>
              <w:bottom w:val="single" w:sz="6" w:space="0" w:color="000000"/>
              <w:right w:val="single" w:sz="6" w:space="0" w:color="000000"/>
            </w:tcBorders>
            <w:tcMar>
              <w:top w:w="80" w:type="dxa"/>
              <w:left w:w="100" w:type="dxa"/>
              <w:bottom w:w="80" w:type="dxa"/>
              <w:right w:w="100" w:type="dxa"/>
            </w:tcMar>
            <w:hideMark/>
          </w:tcPr>
          <w:p w14:paraId="334D82C8"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67 sec</w:t>
            </w:r>
          </w:p>
        </w:tc>
      </w:tr>
      <w:tr w:rsidR="00590248" w:rsidRPr="00590248" w14:paraId="078AA2DF"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51D7CB04"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b/>
                <w:bCs/>
                <w:color w:val="000000" w:themeColor="text1"/>
                <w:sz w:val="20"/>
                <w:szCs w:val="20"/>
              </w:rPr>
              <w:t>CPE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5E944985"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79D550D3" w14:textId="77777777" w:rsidR="00590248" w:rsidRPr="00590248" w:rsidRDefault="00590248" w:rsidP="00590248">
            <w:pPr>
              <w:jc w:val="lowKashida"/>
              <w:rPr>
                <w:rFonts w:asciiTheme="minorBidi" w:hAnsiTheme="minorBidi" w:cstheme="minorBidi"/>
                <w:color w:val="000000" w:themeColor="text1"/>
                <w:sz w:val="20"/>
                <w:szCs w:val="20"/>
              </w:rPr>
            </w:pPr>
            <w:r w:rsidRPr="00590248">
              <w:rPr>
                <w:rFonts w:asciiTheme="minorBidi" w:hAnsiTheme="minorBidi" w:cstheme="minorBidi"/>
                <w:color w:val="000000" w:themeColor="text1"/>
                <w:sz w:val="20"/>
                <w:szCs w:val="20"/>
              </w:rPr>
              <w:t>1 sec</w:t>
            </w:r>
          </w:p>
        </w:tc>
      </w:tr>
      <w:tr w:rsidR="00590248" w:rsidRPr="00590248" w14:paraId="448CE1BB" w14:textId="77777777" w:rsidTr="006E4380">
        <w:trPr>
          <w:trHeight w:val="36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6C96EDFF"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b/>
                <w:bCs/>
                <w:color w:val="FF0000"/>
                <w:sz w:val="20"/>
                <w:szCs w:val="20"/>
              </w:rPr>
              <w:t xml:space="preserve"> SPE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7535372F"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color w:val="FF0000"/>
                <w:sz w:val="20"/>
                <w:szCs w:val="20"/>
              </w:rPr>
              <w:t xml:space="preserve"> 99%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80" w:type="dxa"/>
              <w:left w:w="100" w:type="dxa"/>
              <w:bottom w:w="80" w:type="dxa"/>
              <w:right w:w="100" w:type="dxa"/>
            </w:tcMar>
            <w:hideMark/>
          </w:tcPr>
          <w:p w14:paraId="15930754"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color w:val="FF0000"/>
                <w:sz w:val="20"/>
                <w:szCs w:val="20"/>
              </w:rPr>
              <w:t>187 sec </w:t>
            </w:r>
          </w:p>
        </w:tc>
      </w:tr>
    </w:tbl>
    <w:p w14:paraId="6BBC8FF5" w14:textId="77777777" w:rsidR="00590248" w:rsidRPr="00590248" w:rsidRDefault="00590248" w:rsidP="00590248">
      <w:pPr>
        <w:jc w:val="lowKashida"/>
        <w:rPr>
          <w:rFonts w:asciiTheme="minorBidi" w:hAnsiTheme="minorBidi" w:cstheme="minorBidi"/>
          <w:color w:val="000000" w:themeColor="text1"/>
          <w:sz w:val="22"/>
          <w:szCs w:val="22"/>
        </w:rPr>
      </w:pPr>
    </w:p>
    <w:p w14:paraId="3BEB9FB8" w14:textId="51C2B09B"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6</w:t>
      </w:r>
      <w:r w:rsidR="00052053">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authors demonstrate that the CPE method not only matches TM-</w:t>
      </w:r>
      <w:proofErr w:type="spellStart"/>
      <w:r w:rsidRPr="00590248">
        <w:rPr>
          <w:rFonts w:asciiTheme="minorBidi" w:hAnsiTheme="minorBidi" w:cstheme="minorBidi"/>
          <w:color w:val="000000" w:themeColor="text1"/>
          <w:sz w:val="22"/>
          <w:szCs w:val="22"/>
        </w:rPr>
        <w:t>Vec</w:t>
      </w:r>
      <w:proofErr w:type="spellEnd"/>
      <w:r w:rsidRPr="00590248">
        <w:rPr>
          <w:rFonts w:asciiTheme="minorBidi" w:hAnsiTheme="minorBidi" w:cstheme="minorBidi"/>
          <w:color w:val="000000" w:themeColor="text1"/>
          <w:sz w:val="22"/>
          <w:szCs w:val="22"/>
        </w:rPr>
        <w:t xml:space="preserve"> in accuracy but also exhibits superior computational efficiency and interpretability. The reliance of CPE on energy profiles and pairwise amino acid interactions provides a clearer understanding of protein similarities compared to the black-box nature of deep learning techniques used in TM-</w:t>
      </w:r>
      <w:proofErr w:type="spellStart"/>
      <w:r w:rsidRPr="00590248">
        <w:rPr>
          <w:rFonts w:asciiTheme="minorBidi" w:hAnsiTheme="minorBidi" w:cstheme="minorBidi"/>
          <w:color w:val="000000" w:themeColor="text1"/>
          <w:sz w:val="22"/>
          <w:szCs w:val="22"/>
        </w:rPr>
        <w:t>Vec</w:t>
      </w:r>
      <w:proofErr w:type="spellEnd"/>
      <w:r w:rsidRPr="00590248">
        <w:rPr>
          <w:rFonts w:asciiTheme="minorBidi" w:hAnsiTheme="minorBidi" w:cstheme="minorBidi"/>
          <w:color w:val="000000" w:themeColor="text1"/>
          <w:sz w:val="22"/>
          <w:szCs w:val="22"/>
        </w:rPr>
        <w:t xml:space="preserve">. </w:t>
      </w:r>
      <w:r w:rsidRPr="00590248">
        <w:rPr>
          <w:rFonts w:asciiTheme="minorBidi" w:hAnsiTheme="minorBidi" w:cstheme="minorBidi"/>
          <w:color w:val="000000" w:themeColor="text1"/>
          <w:sz w:val="22"/>
          <w:szCs w:val="22"/>
        </w:rPr>
        <w:lastRenderedPageBreak/>
        <w:t>Further commentary on how the CPE approach achieves this enhanced interpretability would be valuable. Specifically, elucidating how the reliance on energy profiles and amino acid interactions facilitates a more straightforward understanding of protein relationships compared to TM-</w:t>
      </w:r>
      <w:proofErr w:type="spellStart"/>
      <w:r w:rsidRPr="00590248">
        <w:rPr>
          <w:rFonts w:asciiTheme="minorBidi" w:hAnsiTheme="minorBidi" w:cstheme="minorBidi"/>
          <w:color w:val="000000" w:themeColor="text1"/>
          <w:sz w:val="22"/>
          <w:szCs w:val="22"/>
        </w:rPr>
        <w:t>Vec’s</w:t>
      </w:r>
      <w:proofErr w:type="spellEnd"/>
      <w:r w:rsidRPr="00590248">
        <w:rPr>
          <w:rFonts w:asciiTheme="minorBidi" w:hAnsiTheme="minorBidi" w:cstheme="minorBidi"/>
          <w:color w:val="000000" w:themeColor="text1"/>
          <w:sz w:val="22"/>
          <w:szCs w:val="22"/>
        </w:rPr>
        <w:t xml:space="preserve"> deep learning model would be beneficial.</w:t>
      </w:r>
    </w:p>
    <w:p w14:paraId="595B171B" w14:textId="77777777" w:rsidR="00590248" w:rsidRPr="00590248" w:rsidRDefault="00590248" w:rsidP="00590248">
      <w:pPr>
        <w:jc w:val="lowKashida"/>
        <w:rPr>
          <w:rFonts w:asciiTheme="minorBidi" w:hAnsiTheme="minorBidi" w:cstheme="minorBidi"/>
          <w:color w:val="000000" w:themeColor="text1"/>
          <w:sz w:val="22"/>
          <w:szCs w:val="22"/>
        </w:rPr>
      </w:pPr>
    </w:p>
    <w:p w14:paraId="169248AB" w14:textId="09E6836F" w:rsidR="00590248" w:rsidRPr="00590248" w:rsidRDefault="00052053" w:rsidP="00590248">
      <w:pPr>
        <w:jc w:val="lowKashida"/>
        <w:rPr>
          <w:rFonts w:asciiTheme="minorBidi" w:hAnsiTheme="minorBidi" w:cstheme="minorBidi"/>
          <w:color w:val="074F6A" w:themeColor="accent4" w:themeShade="80"/>
          <w:sz w:val="22"/>
          <w:szCs w:val="22"/>
        </w:rPr>
      </w:pPr>
      <w:r w:rsidRPr="00052053">
        <w:rPr>
          <w:rFonts w:asciiTheme="minorBidi" w:hAnsiTheme="minorBidi" w:cstheme="minorBidi"/>
          <w:color w:val="074F6A" w:themeColor="accent4" w:themeShade="80"/>
          <w:sz w:val="22"/>
          <w:szCs w:val="22"/>
        </w:rPr>
        <w:t>ANSWER</w:t>
      </w:r>
      <w:r w:rsidR="00590248" w:rsidRPr="00590248">
        <w:rPr>
          <w:rFonts w:asciiTheme="minorBidi" w:hAnsiTheme="minorBidi" w:cstheme="minorBidi"/>
          <w:color w:val="074F6A" w:themeColor="accent4" w:themeShade="80"/>
          <w:sz w:val="22"/>
          <w:szCs w:val="22"/>
        </w:rPr>
        <w:t xml:space="preserve">: </w:t>
      </w:r>
      <w:del w:id="80" w:author="Andressoo, Jaan-Olle" w:date="2024-10-24T16:28:00Z">
        <w:r w:rsidR="00590248" w:rsidRPr="00590248" w:rsidDel="00AD73C3">
          <w:rPr>
            <w:rFonts w:asciiTheme="minorBidi" w:hAnsiTheme="minorBidi" w:cstheme="minorBidi"/>
            <w:color w:val="074F6A" w:themeColor="accent4" w:themeShade="80"/>
            <w:sz w:val="22"/>
            <w:szCs w:val="22"/>
          </w:rPr>
          <w:delText>Thank you for your thoughtful comment</w:delText>
        </w:r>
      </w:del>
      <w:ins w:id="81" w:author="Andressoo, Jaan-Olle" w:date="2024-10-24T16:28:00Z">
        <w:r w:rsidR="00AD73C3">
          <w:rPr>
            <w:rFonts w:asciiTheme="minorBidi" w:hAnsiTheme="minorBidi" w:cstheme="minorBidi"/>
            <w:color w:val="074F6A" w:themeColor="accent4" w:themeShade="80"/>
            <w:sz w:val="22"/>
            <w:szCs w:val="22"/>
          </w:rPr>
          <w:t xml:space="preserve">We would like to thank the reviewer </w:t>
        </w:r>
      </w:ins>
      <w:ins w:id="82" w:author="Andressoo, Jaan-Olle" w:date="2024-10-24T16:29:00Z">
        <w:r w:rsidR="00AD73C3">
          <w:rPr>
            <w:rFonts w:asciiTheme="minorBidi" w:hAnsiTheme="minorBidi" w:cstheme="minorBidi"/>
            <w:color w:val="074F6A" w:themeColor="accent4" w:themeShade="80"/>
            <w:sz w:val="22"/>
            <w:szCs w:val="22"/>
          </w:rPr>
          <w:t xml:space="preserve">for </w:t>
        </w:r>
        <w:r w:rsidR="003E174C">
          <w:rPr>
            <w:rFonts w:asciiTheme="minorBidi" w:hAnsiTheme="minorBidi" w:cstheme="minorBidi"/>
            <w:color w:val="074F6A" w:themeColor="accent4" w:themeShade="80"/>
            <w:sz w:val="22"/>
            <w:szCs w:val="22"/>
          </w:rPr>
          <w:t>highlighting</w:t>
        </w:r>
        <w:r w:rsidR="00AD73C3">
          <w:rPr>
            <w:rFonts w:asciiTheme="minorBidi" w:hAnsiTheme="minorBidi" w:cstheme="minorBidi"/>
            <w:color w:val="074F6A" w:themeColor="accent4" w:themeShade="80"/>
            <w:sz w:val="22"/>
            <w:szCs w:val="22"/>
          </w:rPr>
          <w:t xml:space="preserve"> this and do agree with the suggestion</w:t>
        </w:r>
      </w:ins>
      <w:r w:rsidR="00590248" w:rsidRPr="00590248">
        <w:rPr>
          <w:rFonts w:asciiTheme="minorBidi" w:hAnsiTheme="minorBidi" w:cstheme="minorBidi"/>
          <w:color w:val="074F6A" w:themeColor="accent4" w:themeShade="80"/>
          <w:sz w:val="22"/>
          <w:szCs w:val="22"/>
        </w:rPr>
        <w:t>.  We have now added the following discussion into the Discussion section of the manuscript.</w:t>
      </w:r>
    </w:p>
    <w:p w14:paraId="04FA8425" w14:textId="7E2A1A11" w:rsidR="00590248" w:rsidRPr="00590248" w:rsidRDefault="00590248" w:rsidP="00590248">
      <w:pPr>
        <w:jc w:val="lowKashida"/>
        <w:rPr>
          <w:rFonts w:asciiTheme="minorBidi" w:hAnsiTheme="minorBidi" w:cstheme="minorBidi"/>
          <w:color w:val="FF0000"/>
          <w:sz w:val="22"/>
          <w:szCs w:val="22"/>
        </w:rPr>
      </w:pPr>
      <w:commentRangeStart w:id="83"/>
      <w:r w:rsidRPr="00590248">
        <w:rPr>
          <w:rFonts w:asciiTheme="minorBidi" w:hAnsiTheme="minorBidi" w:cstheme="minorBidi"/>
          <w:color w:val="FF0000"/>
          <w:sz w:val="22"/>
          <w:szCs w:val="22"/>
        </w:rPr>
        <w:t xml:space="preserve">"The CPE method leverages energy profiles derived from pairwise amino acid interactions, where each dimension of the energy vector corresponds to specific amino acid pairs. This structured, physically grounded representation makes the data more intuitive and interpretable because the calculated energy values </w:t>
      </w:r>
      <w:ins w:id="84" w:author="Andressoo, Jaan-Olle" w:date="2024-10-24T16:32:00Z">
        <w:r w:rsidR="003E174C">
          <w:rPr>
            <w:rFonts w:asciiTheme="minorBidi" w:hAnsiTheme="minorBidi" w:cstheme="minorBidi"/>
            <w:color w:val="FF0000"/>
            <w:sz w:val="22"/>
            <w:szCs w:val="22"/>
          </w:rPr>
          <w:t xml:space="preserve">are likely to </w:t>
        </w:r>
      </w:ins>
      <w:r w:rsidRPr="00590248">
        <w:rPr>
          <w:rFonts w:asciiTheme="minorBidi" w:hAnsiTheme="minorBidi" w:cstheme="minorBidi"/>
          <w:color w:val="FF0000"/>
          <w:sz w:val="22"/>
          <w:szCs w:val="22"/>
        </w:rPr>
        <w:t xml:space="preserve">directly reflect biologically meaningful aspects of protein </w:t>
      </w:r>
      <w:del w:id="85" w:author="Andressoo, Jaan-Olle" w:date="2024-10-24T16:31:00Z">
        <w:r w:rsidRPr="00590248" w:rsidDel="003E174C">
          <w:rPr>
            <w:rFonts w:asciiTheme="minorBidi" w:hAnsiTheme="minorBidi" w:cstheme="minorBidi"/>
            <w:color w:val="FF0000"/>
            <w:sz w:val="22"/>
            <w:szCs w:val="22"/>
          </w:rPr>
          <w:delText>interactions</w:delText>
        </w:r>
      </w:del>
      <w:proofErr w:type="gramStart"/>
      <w:ins w:id="86" w:author="Andressoo, Jaan-Olle" w:date="2024-10-24T16:31:00Z">
        <w:r w:rsidR="003E174C">
          <w:rPr>
            <w:rFonts w:asciiTheme="minorBidi" w:hAnsiTheme="minorBidi" w:cstheme="minorBidi"/>
            <w:color w:val="FF0000"/>
            <w:sz w:val="22"/>
            <w:szCs w:val="22"/>
          </w:rPr>
          <w:t>functions?</w:t>
        </w:r>
      </w:ins>
      <w:r w:rsidRPr="00590248">
        <w:rPr>
          <w:rFonts w:asciiTheme="minorBidi" w:hAnsiTheme="minorBidi" w:cstheme="minorBidi"/>
          <w:color w:val="FF0000"/>
          <w:sz w:val="22"/>
          <w:szCs w:val="22"/>
        </w:rPr>
        <w:t>,</w:t>
      </w:r>
      <w:proofErr w:type="gramEnd"/>
      <w:r w:rsidRPr="00590248">
        <w:rPr>
          <w:rFonts w:asciiTheme="minorBidi" w:hAnsiTheme="minorBidi" w:cstheme="minorBidi"/>
          <w:color w:val="FF0000"/>
          <w:sz w:val="22"/>
          <w:szCs w:val="22"/>
        </w:rPr>
        <w:t xml:space="preserve"> such as </w:t>
      </w:r>
      <w:commentRangeStart w:id="87"/>
      <w:r w:rsidRPr="00590248">
        <w:rPr>
          <w:rFonts w:asciiTheme="minorBidi" w:hAnsiTheme="minorBidi" w:cstheme="minorBidi"/>
          <w:color w:val="FF0000"/>
          <w:sz w:val="22"/>
          <w:szCs w:val="22"/>
        </w:rPr>
        <w:t>stability</w:t>
      </w:r>
      <w:commentRangeEnd w:id="87"/>
      <w:r w:rsidR="003E174C">
        <w:rPr>
          <w:rStyle w:val="CommentReference"/>
        </w:rPr>
        <w:commentReference w:id="87"/>
      </w:r>
      <w:r w:rsidRPr="00590248">
        <w:rPr>
          <w:rFonts w:asciiTheme="minorBidi" w:hAnsiTheme="minorBidi" w:cstheme="minorBidi"/>
          <w:color w:val="FF0000"/>
          <w:sz w:val="22"/>
          <w:szCs w:val="22"/>
        </w:rPr>
        <w:t>, folding, and molecular dynamics. This clarity allows researchers to trace protein similarities back to the underlying energy landscapes, which are well-established in protein science.</w:t>
      </w:r>
    </w:p>
    <w:p w14:paraId="19AC1F83" w14:textId="1D1F3144"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In contrast, TM-</w:t>
      </w:r>
      <w:proofErr w:type="spellStart"/>
      <w:r w:rsidRPr="00590248">
        <w:rPr>
          <w:rFonts w:asciiTheme="minorBidi" w:hAnsiTheme="minorBidi" w:cstheme="minorBidi"/>
          <w:color w:val="FF0000"/>
          <w:sz w:val="22"/>
          <w:szCs w:val="22"/>
        </w:rPr>
        <w:t>Vec</w:t>
      </w:r>
      <w:proofErr w:type="spellEnd"/>
      <w:r w:rsidRPr="00590248">
        <w:rPr>
          <w:rFonts w:asciiTheme="minorBidi" w:hAnsiTheme="minorBidi" w:cstheme="minorBidi"/>
          <w:color w:val="FF0000"/>
          <w:sz w:val="22"/>
          <w:szCs w:val="22"/>
        </w:rPr>
        <w:t xml:space="preserve"> utilizes deep learning embeddings that, although </w:t>
      </w:r>
      <w:del w:id="88" w:author="Andressoo, Jaan-Olle" w:date="2024-10-24T16:33:00Z">
        <w:r w:rsidRPr="00590248" w:rsidDel="003E174C">
          <w:rPr>
            <w:rFonts w:asciiTheme="minorBidi" w:hAnsiTheme="minorBidi" w:cstheme="minorBidi"/>
            <w:color w:val="FF0000"/>
            <w:sz w:val="22"/>
            <w:szCs w:val="22"/>
          </w:rPr>
          <w:delText xml:space="preserve">highly </w:delText>
        </w:r>
      </w:del>
      <w:r w:rsidRPr="00590248">
        <w:rPr>
          <w:rFonts w:asciiTheme="minorBidi" w:hAnsiTheme="minorBidi" w:cstheme="minorBidi"/>
          <w:color w:val="FF0000"/>
          <w:sz w:val="22"/>
          <w:szCs w:val="22"/>
        </w:rPr>
        <w:t>effective, function as a "black box." While TM-</w:t>
      </w:r>
      <w:proofErr w:type="spellStart"/>
      <w:r w:rsidRPr="00590248">
        <w:rPr>
          <w:rFonts w:asciiTheme="minorBidi" w:hAnsiTheme="minorBidi" w:cstheme="minorBidi"/>
          <w:color w:val="FF0000"/>
          <w:sz w:val="22"/>
          <w:szCs w:val="22"/>
        </w:rPr>
        <w:t>Vec</w:t>
      </w:r>
      <w:proofErr w:type="spellEnd"/>
      <w:r w:rsidRPr="00590248">
        <w:rPr>
          <w:rFonts w:asciiTheme="minorBidi" w:hAnsiTheme="minorBidi" w:cstheme="minorBidi"/>
          <w:color w:val="FF0000"/>
          <w:sz w:val="22"/>
          <w:szCs w:val="22"/>
        </w:rPr>
        <w:t xml:space="preserve"> can identify remote homologies and structural similarities, the embeddings it generates are abstract and difficult to deconstruct in a biologically meaningful way. This limits the ability to draw direct connections between the model's outputs and the physical or functional properties of proteins.</w:t>
      </w:r>
    </w:p>
    <w:p w14:paraId="7B41B489" w14:textId="77777777"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The CPE method, by focusing on energy profiles, offers distinct advantages in terms of interpretability. Energy profiles are inherently linked to protein folding, stability, and interaction networks, which are fundamental to biological function. For example, an increase in energy in specific pairwise interactions might suggest destabilizing mutations or conformational shifts that affect protein function. This explicit connection between energy and structural features allows for more transparent insights into how variations in energy impact the overall behavior and evolutionary relationships of proteins. By directly correlating these energy states with functional classifications such as folds, superfamilies, or evolutionary relationships, CPE provides clearer, actionable insights for researchers.</w:t>
      </w:r>
    </w:p>
    <w:p w14:paraId="22B7E4B5" w14:textId="77777777"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Additionally, because energy profiles can be tied to specific biophysical principles—such as electrostatic interactions, hydrophobic effects, or van der Waals forces—CPE offers a mechanistic understanding of protein relationships that is often lacking in machine learning models like TM-</w:t>
      </w:r>
      <w:proofErr w:type="spellStart"/>
      <w:r w:rsidRPr="00590248">
        <w:rPr>
          <w:rFonts w:asciiTheme="minorBidi" w:hAnsiTheme="minorBidi" w:cstheme="minorBidi"/>
          <w:color w:val="FF0000"/>
          <w:sz w:val="22"/>
          <w:szCs w:val="22"/>
        </w:rPr>
        <w:t>Vec</w:t>
      </w:r>
      <w:proofErr w:type="spellEnd"/>
      <w:r w:rsidRPr="00590248">
        <w:rPr>
          <w:rFonts w:asciiTheme="minorBidi" w:hAnsiTheme="minorBidi" w:cstheme="minorBidi"/>
          <w:color w:val="FF0000"/>
          <w:sz w:val="22"/>
          <w:szCs w:val="22"/>
        </w:rPr>
        <w:t>. In fields such as drug discovery or protein engineering, where understanding the precise molecular interactions is crucial, CPE provides a significant advantage in generating interpretable and actionable data.</w:t>
      </w:r>
    </w:p>
    <w:p w14:paraId="03CDADAD" w14:textId="77777777" w:rsidR="00590248" w:rsidRPr="00590248" w:rsidRDefault="00590248" w:rsidP="00590248">
      <w:pPr>
        <w:jc w:val="lowKashida"/>
        <w:rPr>
          <w:rFonts w:asciiTheme="minorBidi" w:hAnsiTheme="minorBidi" w:cstheme="minorBidi"/>
          <w:color w:val="FF0000"/>
          <w:sz w:val="22"/>
          <w:szCs w:val="22"/>
        </w:rPr>
      </w:pPr>
      <w:r w:rsidRPr="00590248">
        <w:rPr>
          <w:rFonts w:asciiTheme="minorBidi" w:hAnsiTheme="minorBidi" w:cstheme="minorBidi"/>
          <w:color w:val="FF0000"/>
          <w:sz w:val="22"/>
          <w:szCs w:val="22"/>
        </w:rPr>
        <w:t>In conclusion, CPE’s reliance on energy profiles provides not only a more interpretable but also a biophysically grounded model of protein similarity. This contrasts with TM-</w:t>
      </w:r>
      <w:proofErr w:type="spellStart"/>
      <w:r w:rsidRPr="00590248">
        <w:rPr>
          <w:rFonts w:asciiTheme="minorBidi" w:hAnsiTheme="minorBidi" w:cstheme="minorBidi"/>
          <w:color w:val="FF0000"/>
          <w:sz w:val="22"/>
          <w:szCs w:val="22"/>
        </w:rPr>
        <w:t>Vec’s</w:t>
      </w:r>
      <w:proofErr w:type="spellEnd"/>
      <w:r w:rsidRPr="00590248">
        <w:rPr>
          <w:rFonts w:asciiTheme="minorBidi" w:hAnsiTheme="minorBidi" w:cstheme="minorBidi"/>
          <w:color w:val="FF0000"/>
          <w:sz w:val="22"/>
          <w:szCs w:val="22"/>
        </w:rPr>
        <w:t xml:space="preserve"> deep learning approach, which, while powerful, offers less transparency and explainability. CPE’s approach is particularly valuable in contexts where understanding the biological and structural principles behind protein behavior is critical, such as in evolutionary studies, disease-related mutation analysis, and drug development."</w:t>
      </w:r>
      <w:commentRangeEnd w:id="83"/>
      <w:r w:rsidR="003E174C">
        <w:rPr>
          <w:rStyle w:val="CommentReference"/>
        </w:rPr>
        <w:commentReference w:id="83"/>
      </w:r>
    </w:p>
    <w:p w14:paraId="048C88FD" w14:textId="77777777" w:rsidR="00590248" w:rsidRPr="00590248" w:rsidRDefault="00590248" w:rsidP="00590248">
      <w:pPr>
        <w:jc w:val="lowKashida"/>
        <w:rPr>
          <w:rFonts w:asciiTheme="minorBidi" w:hAnsiTheme="minorBidi" w:cstheme="minorBidi"/>
          <w:color w:val="000000" w:themeColor="text1"/>
          <w:sz w:val="22"/>
          <w:szCs w:val="22"/>
        </w:rPr>
      </w:pPr>
    </w:p>
    <w:p w14:paraId="1E6FFBCC" w14:textId="6340AAAA"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7</w:t>
      </w:r>
      <w:r w:rsidR="00052053">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methods section in general would benefit from a more comprehensive description to facilitate a clearer understanding of the methodology and enable others to replicate the study more effectively.</w:t>
      </w:r>
    </w:p>
    <w:p w14:paraId="491B8931" w14:textId="77777777" w:rsidR="00590248" w:rsidRPr="00590248" w:rsidRDefault="00590248" w:rsidP="00590248">
      <w:pPr>
        <w:jc w:val="lowKashida"/>
        <w:rPr>
          <w:rFonts w:asciiTheme="minorBidi" w:hAnsiTheme="minorBidi" w:cstheme="minorBidi"/>
          <w:color w:val="000000" w:themeColor="text1"/>
          <w:sz w:val="22"/>
          <w:szCs w:val="22"/>
        </w:rPr>
      </w:pPr>
    </w:p>
    <w:p w14:paraId="406AEC9A" w14:textId="18C5E7EA" w:rsidR="00590248" w:rsidRDefault="00052053" w:rsidP="00590248">
      <w:pPr>
        <w:jc w:val="lowKashida"/>
        <w:rPr>
          <w:rFonts w:asciiTheme="minorBidi" w:hAnsiTheme="minorBidi" w:cstheme="minorBidi"/>
          <w:color w:val="074F6A" w:themeColor="accent4" w:themeShade="80"/>
          <w:sz w:val="22"/>
          <w:szCs w:val="22"/>
        </w:rPr>
      </w:pPr>
      <w:r w:rsidRPr="00052053">
        <w:rPr>
          <w:rFonts w:asciiTheme="minorBidi" w:hAnsiTheme="minorBidi" w:cstheme="minorBidi"/>
          <w:color w:val="074F6A" w:themeColor="accent4" w:themeShade="80"/>
          <w:sz w:val="22"/>
          <w:szCs w:val="22"/>
        </w:rPr>
        <w:t>ANSWER</w:t>
      </w:r>
      <w:r w:rsidR="00590248" w:rsidRPr="00590248">
        <w:rPr>
          <w:rFonts w:asciiTheme="minorBidi" w:hAnsiTheme="minorBidi" w:cstheme="minorBidi"/>
          <w:color w:val="074F6A" w:themeColor="accent4" w:themeShade="80"/>
          <w:sz w:val="22"/>
          <w:szCs w:val="22"/>
        </w:rPr>
        <w:t xml:space="preserve">: We acknowledge the importance of providing a </w:t>
      </w:r>
      <w:ins w:id="89" w:author="Andressoo, Jaan-Olle" w:date="2024-10-24T16:37:00Z">
        <w:r w:rsidR="003E174C">
          <w:rPr>
            <w:rFonts w:asciiTheme="minorBidi" w:hAnsiTheme="minorBidi" w:cstheme="minorBidi"/>
            <w:color w:val="074F6A" w:themeColor="accent4" w:themeShade="80"/>
            <w:sz w:val="22"/>
            <w:szCs w:val="22"/>
          </w:rPr>
          <w:t xml:space="preserve">more </w:t>
        </w:r>
      </w:ins>
      <w:r w:rsidR="00590248" w:rsidRPr="00590248">
        <w:rPr>
          <w:rFonts w:asciiTheme="minorBidi" w:hAnsiTheme="minorBidi" w:cstheme="minorBidi"/>
          <w:color w:val="074F6A" w:themeColor="accent4" w:themeShade="80"/>
          <w:sz w:val="22"/>
          <w:szCs w:val="22"/>
        </w:rPr>
        <w:t xml:space="preserve">detailed and comprehensive Methods section to ensure clarity and reproducibility of our study. </w:t>
      </w:r>
      <w:del w:id="90" w:author="Andressoo, Jaan-Olle" w:date="2024-10-24T16:37:00Z">
        <w:r w:rsidR="00590248" w:rsidRPr="00590248" w:rsidDel="003E174C">
          <w:rPr>
            <w:rFonts w:asciiTheme="minorBidi" w:hAnsiTheme="minorBidi" w:cstheme="minorBidi"/>
            <w:color w:val="074F6A" w:themeColor="accent4" w:themeShade="80"/>
            <w:sz w:val="22"/>
            <w:szCs w:val="22"/>
          </w:rPr>
          <w:delText>To address your valuable feedback, w</w:delText>
        </w:r>
      </w:del>
      <w:ins w:id="91" w:author="Andressoo, Jaan-Olle" w:date="2024-10-24T16:37:00Z">
        <w:r w:rsidR="003E174C">
          <w:rPr>
            <w:rFonts w:asciiTheme="minorBidi" w:hAnsiTheme="minorBidi" w:cstheme="minorBidi"/>
            <w:color w:val="074F6A" w:themeColor="accent4" w:themeShade="80"/>
            <w:sz w:val="22"/>
            <w:szCs w:val="22"/>
          </w:rPr>
          <w:t>W</w:t>
        </w:r>
      </w:ins>
      <w:r w:rsidR="00590248" w:rsidRPr="00590248">
        <w:rPr>
          <w:rFonts w:asciiTheme="minorBidi" w:hAnsiTheme="minorBidi" w:cstheme="minorBidi"/>
          <w:color w:val="074F6A" w:themeColor="accent4" w:themeShade="80"/>
          <w:sz w:val="22"/>
          <w:szCs w:val="22"/>
        </w:rPr>
        <w:t>e have</w:t>
      </w:r>
      <w:ins w:id="92" w:author="Andressoo, Jaan-Olle" w:date="2024-10-24T16:37:00Z">
        <w:r w:rsidR="003E174C">
          <w:rPr>
            <w:rFonts w:asciiTheme="minorBidi" w:hAnsiTheme="minorBidi" w:cstheme="minorBidi"/>
            <w:color w:val="074F6A" w:themeColor="accent4" w:themeShade="80"/>
            <w:sz w:val="22"/>
            <w:szCs w:val="22"/>
          </w:rPr>
          <w:t xml:space="preserve"> now</w:t>
        </w:r>
      </w:ins>
      <w:r w:rsidR="00590248" w:rsidRPr="00590248">
        <w:rPr>
          <w:rFonts w:asciiTheme="minorBidi" w:hAnsiTheme="minorBidi" w:cstheme="minorBidi"/>
          <w:color w:val="074F6A" w:themeColor="accent4" w:themeShade="80"/>
          <w:sz w:val="22"/>
          <w:szCs w:val="22"/>
        </w:rPr>
        <w:t xml:space="preserve"> revised the Method section and have incorporated a schematic flowchart (Fig. 1) in the revised manuscript. </w:t>
      </w:r>
    </w:p>
    <w:p w14:paraId="306358D3" w14:textId="77777777" w:rsidR="004C143F" w:rsidRPr="004C143F" w:rsidRDefault="004C143F" w:rsidP="004C143F">
      <w:pPr>
        <w:pStyle w:val="Heading4"/>
        <w:rPr>
          <w:rFonts w:asciiTheme="minorBidi" w:hAnsiTheme="minorBidi" w:cstheme="minorBidi"/>
          <w:bCs/>
          <w:i w:val="0"/>
          <w:iCs w:val="0"/>
          <w:color w:val="FF0000"/>
          <w:sz w:val="20"/>
          <w:szCs w:val="20"/>
        </w:rPr>
      </w:pPr>
      <w:r w:rsidRPr="004C143F">
        <w:rPr>
          <w:rFonts w:asciiTheme="minorBidi" w:hAnsiTheme="minorBidi" w:cstheme="minorBidi"/>
          <w:i w:val="0"/>
          <w:iCs w:val="0"/>
          <w:color w:val="074F6A" w:themeColor="accent4" w:themeShade="80"/>
          <w:sz w:val="22"/>
          <w:szCs w:val="22"/>
        </w:rPr>
        <w:lastRenderedPageBreak/>
        <w:t>“</w:t>
      </w:r>
      <w:r w:rsidRPr="004C143F">
        <w:rPr>
          <w:rFonts w:asciiTheme="minorBidi" w:hAnsiTheme="minorBidi" w:cstheme="minorBidi"/>
          <w:bCs/>
          <w:i w:val="0"/>
          <w:iCs w:val="0"/>
          <w:color w:val="FF0000"/>
          <w:sz w:val="20"/>
          <w:szCs w:val="20"/>
        </w:rPr>
        <w:t>Dataset Preparation</w:t>
      </w:r>
    </w:p>
    <w:p w14:paraId="6E536566" w14:textId="77777777" w:rsidR="004C143F" w:rsidRPr="005445F8"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color w:val="FF0000"/>
          <w:sz w:val="20"/>
          <w:szCs w:val="20"/>
          <w:lang w:eastAsia="en-GB"/>
        </w:rPr>
        <w:t>A curated dataset of non-redundant protein chains was generated using PISCES</w:t>
      </w:r>
      <w:r w:rsidRPr="005445F8">
        <w:rPr>
          <w:rFonts w:asciiTheme="minorBidi" w:eastAsia="Calibri" w:hAnsiTheme="minorBidi" w:cstheme="minorBidi"/>
          <w:color w:val="FF0000"/>
          <w:sz w:val="20"/>
          <w:szCs w:val="20"/>
          <w:lang w:eastAsia="en-GB"/>
        </w:rPr>
        <w:fldChar w:fldCharType="begin"/>
      </w:r>
      <w:r>
        <w:rPr>
          <w:rFonts w:asciiTheme="minorBidi" w:eastAsia="Calibri" w:hAnsiTheme="minorBidi" w:cstheme="minorBidi"/>
          <w:color w:val="FF0000"/>
          <w:sz w:val="20"/>
          <w:szCs w:val="20"/>
          <w:lang w:eastAsia="en-GB"/>
        </w:rPr>
        <w:instrText xml:space="preserve"> ADDIN EN.CITE &lt;EndNote&gt;&lt;Cite&gt;&lt;Author&gt;Wang&lt;/Author&gt;&lt;Year&gt;2003&lt;/Year&gt;&lt;RecNum&gt;91&lt;/RecNum&gt;&lt;DisplayText&gt;&lt;style face="superscript"&gt;41&lt;/style&gt;&lt;/DisplayText&gt;&lt;record&gt;&lt;rec-number&gt;91&lt;/rec-number&gt;&lt;foreign-keys&gt;&lt;key app="EN" db-id="t0xeswafvd5vpdeew0bpr5s0psfpsfxezwrs" timestamp="1705315580"&gt;91&lt;/key&gt;&lt;/foreign-keys&gt;&lt;ref-type name="Journal Article"&gt;17&lt;/ref-type&gt;&lt;contributors&gt;&lt;authors&gt;&lt;author&gt;Wang, Guoli&lt;/author&gt;&lt;author&gt;Dunbrack Jr, Roland L&lt;/author&gt;&lt;/authors&gt;&lt;/contributors&gt;&lt;titles&gt;&lt;title&gt;PISCES: a protein sequence culling server&lt;/title&gt;&lt;secondary-title&gt;Bioinformatics&lt;/secondary-title&gt;&lt;/titles&gt;&lt;periodical&gt;&lt;full-title&gt;Bioinformatics&lt;/full-title&gt;&lt;/periodical&gt;&lt;pages&gt;1589-1591&lt;/pages&gt;&lt;volume&gt;19&lt;/volume&gt;&lt;number&gt;12&lt;/number&gt;&lt;dates&gt;&lt;year&gt;2003&lt;/year&gt;&lt;/dates&gt;&lt;isbn&gt;1367-4811&lt;/isbn&gt;&lt;urls&gt;&lt;/urls&gt;&lt;/record&gt;&lt;/Cite&gt;&lt;/EndNote&gt;</w:instrText>
      </w:r>
      <w:r w:rsidRPr="005445F8">
        <w:rPr>
          <w:rFonts w:asciiTheme="minorBidi" w:eastAsia="Calibri" w:hAnsiTheme="minorBidi" w:cstheme="minorBidi"/>
          <w:color w:val="FF0000"/>
          <w:sz w:val="20"/>
          <w:szCs w:val="20"/>
          <w:lang w:eastAsia="en-GB"/>
        </w:rPr>
        <w:fldChar w:fldCharType="separate"/>
      </w:r>
      <w:r w:rsidRPr="008F5DA0">
        <w:rPr>
          <w:rFonts w:asciiTheme="minorBidi" w:eastAsia="Calibri" w:hAnsiTheme="minorBidi" w:cstheme="minorBidi"/>
          <w:noProof/>
          <w:color w:val="FF0000"/>
          <w:sz w:val="20"/>
          <w:szCs w:val="20"/>
          <w:vertAlign w:val="superscript"/>
          <w:lang w:eastAsia="en-GB"/>
        </w:rPr>
        <w:t>41</w:t>
      </w:r>
      <w:r w:rsidRPr="005445F8">
        <w:rPr>
          <w:rFonts w:asciiTheme="minorBidi" w:eastAsia="Calibri" w:hAnsiTheme="minorBidi" w:cstheme="minorBidi"/>
          <w:color w:val="FF0000"/>
          <w:sz w:val="20"/>
          <w:szCs w:val="20"/>
          <w:lang w:eastAsia="en-GB"/>
        </w:rPr>
        <w:fldChar w:fldCharType="end"/>
      </w:r>
      <w:r w:rsidRPr="005445F8">
        <w:rPr>
          <w:rFonts w:asciiTheme="minorBidi" w:eastAsia="Calibri" w:hAnsiTheme="minorBidi" w:cstheme="minorBidi"/>
          <w:color w:val="FF0000"/>
          <w:sz w:val="20"/>
          <w:szCs w:val="20"/>
          <w:lang w:eastAsia="en-GB"/>
        </w:rPr>
        <w:t xml:space="preserve"> from the Protein Data Bank (PDB). The dataset was selected based on the following criteria:</w:t>
      </w:r>
    </w:p>
    <w:p w14:paraId="1065F697"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Pairwise sequence identity:</w:t>
      </w:r>
      <w:r w:rsidRPr="005445F8">
        <w:rPr>
          <w:rFonts w:asciiTheme="minorBidi" w:eastAsia="Calibri" w:hAnsiTheme="minorBidi" w:cstheme="minorBidi"/>
          <w:color w:val="FF0000"/>
          <w:sz w:val="20"/>
          <w:szCs w:val="20"/>
          <w:lang w:eastAsia="en-GB"/>
        </w:rPr>
        <w:t xml:space="preserve"> Less than 50% to ensure non-redundancy.</w:t>
      </w:r>
    </w:p>
    <w:p w14:paraId="32B1ADFD"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Resolution:</w:t>
      </w:r>
      <w:r w:rsidRPr="005445F8">
        <w:rPr>
          <w:rFonts w:asciiTheme="minorBidi" w:eastAsia="Calibri" w:hAnsiTheme="minorBidi" w:cstheme="minorBidi"/>
          <w:color w:val="FF0000"/>
          <w:sz w:val="20"/>
          <w:szCs w:val="20"/>
          <w:lang w:eastAsia="en-GB"/>
        </w:rPr>
        <w:t xml:space="preserve"> Higher than 1.6 Å to guarantee structural accuracy.</w:t>
      </w:r>
    </w:p>
    <w:p w14:paraId="656C800D"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 xml:space="preserve">R-factor: </w:t>
      </w:r>
      <w:r w:rsidRPr="005445F8">
        <w:rPr>
          <w:rFonts w:asciiTheme="minorBidi" w:eastAsia="Calibri" w:hAnsiTheme="minorBidi" w:cstheme="minorBidi"/>
          <w:color w:val="FF0000"/>
          <w:sz w:val="20"/>
          <w:szCs w:val="20"/>
          <w:lang w:eastAsia="en-GB"/>
        </w:rPr>
        <w:t>Below 0.25 to ensure reliable crystallographic data.</w:t>
      </w:r>
    </w:p>
    <w:p w14:paraId="0E7954F5"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Protein length:</w:t>
      </w:r>
      <w:r w:rsidRPr="005445F8">
        <w:rPr>
          <w:rFonts w:asciiTheme="minorBidi" w:eastAsia="Calibri" w:hAnsiTheme="minorBidi" w:cstheme="minorBidi"/>
          <w:color w:val="FF0000"/>
          <w:sz w:val="20"/>
          <w:szCs w:val="20"/>
          <w:lang w:eastAsia="en-GB"/>
        </w:rPr>
        <w:t xml:space="preserve"> Between 40 and 1,000 residues to include proteins of varying sizes while excluding excessively short or long chains.</w:t>
      </w:r>
    </w:p>
    <w:p w14:paraId="5FBCF380" w14:textId="77777777" w:rsidR="004C143F" w:rsidRPr="005445F8" w:rsidRDefault="004C143F" w:rsidP="004C143F">
      <w:pPr>
        <w:numPr>
          <w:ilvl w:val="0"/>
          <w:numId w:val="1"/>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Overlap:</w:t>
      </w:r>
      <w:r w:rsidRPr="005445F8">
        <w:rPr>
          <w:rFonts w:asciiTheme="minorBidi" w:eastAsia="Calibri" w:hAnsiTheme="minorBidi" w:cstheme="minorBidi"/>
          <w:color w:val="FF0000"/>
          <w:sz w:val="20"/>
          <w:szCs w:val="20"/>
          <w:lang w:eastAsia="en-GB"/>
        </w:rPr>
        <w:t xml:space="preserve"> Proteins overlapping with the test sets from this manuscript were removed from the training set.</w:t>
      </w:r>
    </w:p>
    <w:p w14:paraId="6ED64DB0" w14:textId="77777777" w:rsidR="004C143F" w:rsidRPr="005445F8"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color w:val="FF0000"/>
          <w:sz w:val="20"/>
          <w:szCs w:val="20"/>
          <w:lang w:eastAsia="en-GB"/>
        </w:rPr>
        <w:t>These filtered proteins were utilized to train and calculate the knowledge-based potential function as follows.</w:t>
      </w:r>
    </w:p>
    <w:p w14:paraId="2E6F5120" w14:textId="77777777" w:rsidR="004C143F" w:rsidRPr="00F2068D" w:rsidRDefault="004C143F" w:rsidP="004C143F">
      <w:pPr>
        <w:pStyle w:val="NormalWeb"/>
        <w:spacing w:line="360" w:lineRule="auto"/>
        <w:jc w:val="lowKashida"/>
        <w:rPr>
          <w:rFonts w:asciiTheme="minorBidi" w:eastAsia="Calibri" w:hAnsiTheme="minorBidi" w:cstheme="minorBidi"/>
          <w:b/>
          <w:bCs/>
          <w:color w:val="FF0000"/>
          <w:sz w:val="20"/>
          <w:szCs w:val="20"/>
          <w:lang w:eastAsia="en-GB"/>
        </w:rPr>
      </w:pPr>
      <w:r w:rsidRPr="00F2068D">
        <w:rPr>
          <w:rFonts w:asciiTheme="minorBidi" w:eastAsia="Calibri" w:hAnsiTheme="minorBidi" w:cstheme="minorBidi"/>
          <w:b/>
          <w:bCs/>
          <w:color w:val="FF0000"/>
          <w:sz w:val="20"/>
          <w:szCs w:val="20"/>
          <w:lang w:eastAsia="en-GB"/>
        </w:rPr>
        <w:t>Pairwise Distance-Dependent Knowledge-Based Potential</w:t>
      </w:r>
    </w:p>
    <w:p w14:paraId="7F87F996" w14:textId="77777777" w:rsidR="004C143F" w:rsidRPr="005445F8"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F2068D">
        <w:rPr>
          <w:rFonts w:asciiTheme="minorBidi" w:eastAsia="Calibri" w:hAnsiTheme="minorBidi" w:cstheme="minorBidi"/>
          <w:color w:val="FF0000"/>
          <w:sz w:val="20"/>
          <w:szCs w:val="20"/>
          <w:lang w:eastAsia="en-GB"/>
        </w:rPr>
        <w:t>Knowledge-based potentials are derived from databases of known protein structures and are essential for estimating the energies of pairwise interactions. These potentials can be based on various factors, including distance dependencies, dihedral angles, and accessible surface areas</w:t>
      </w:r>
      <w:r w:rsidRPr="005445F8">
        <w:rPr>
          <w:rFonts w:asciiTheme="minorBidi" w:eastAsia="Calibri" w:hAnsiTheme="minorBidi" w:cstheme="minorBidi"/>
          <w:color w:val="FF0000"/>
          <w:sz w:val="20"/>
          <w:szCs w:val="20"/>
          <w:lang w:eastAsia="en-GB"/>
        </w:rPr>
        <w:t>.</w:t>
      </w:r>
      <w:r w:rsidRPr="00F2068D">
        <w:rPr>
          <w:rFonts w:asciiTheme="minorBidi" w:eastAsia="Calibri" w:hAnsiTheme="minorBidi" w:cstheme="minorBidi"/>
          <w:color w:val="FF0000"/>
          <w:sz w:val="20"/>
          <w:szCs w:val="20"/>
          <w:lang w:eastAsia="en-GB"/>
        </w:rPr>
        <w:t xml:space="preserve"> In this study, we employed a distance-dependent potential function where atomic contacts were identified using the tessellation method</w:t>
      </w:r>
      <w:r w:rsidRPr="005445F8">
        <w:rPr>
          <w:rFonts w:asciiTheme="minorBidi" w:eastAsia="Calibri" w:hAnsiTheme="minorBidi" w:cstheme="minorBidi"/>
          <w:color w:val="FF0000"/>
          <w:sz w:val="20"/>
          <w:szCs w:val="20"/>
          <w:lang w:eastAsia="en-GB"/>
        </w:rPr>
        <w:t xml:space="preserve"> as follows:</w:t>
      </w:r>
    </w:p>
    <w:p w14:paraId="1E7EDBD7" w14:textId="77777777" w:rsidR="004C143F" w:rsidRPr="006E1972" w:rsidRDefault="004C143F" w:rsidP="004C143F">
      <w:pPr>
        <w:pStyle w:val="NormalWeb"/>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Contact Identification:</w:t>
      </w:r>
    </w:p>
    <w:p w14:paraId="03C4939C"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Representation:</w:t>
      </w:r>
      <w:r w:rsidRPr="006E1972">
        <w:rPr>
          <w:rFonts w:asciiTheme="minorBidi" w:eastAsia="Calibri" w:hAnsiTheme="minorBidi" w:cstheme="minorBidi"/>
          <w:color w:val="FF0000"/>
          <w:sz w:val="20"/>
          <w:szCs w:val="20"/>
          <w:lang w:eastAsia="en-GB"/>
        </w:rPr>
        <w:t xml:space="preserve"> All amino acids in each protein chain were represented by their heavy atoms (excluding hydrogen atoms).</w:t>
      </w:r>
    </w:p>
    <w:p w14:paraId="275F8C9C"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Delaunay Tessellation:</w:t>
      </w:r>
      <w:r w:rsidRPr="006E1972">
        <w:rPr>
          <w:rFonts w:asciiTheme="minorBidi" w:eastAsia="Calibri" w:hAnsiTheme="minorBidi" w:cstheme="minorBidi"/>
          <w:color w:val="FF0000"/>
          <w:sz w:val="20"/>
          <w:szCs w:val="20"/>
          <w:lang w:eastAsia="en-GB"/>
        </w:rPr>
        <w:t xml:space="preserve"> A Delaunay tessellation of the resulting point set was computed using Qhull</w:t>
      </w:r>
      <w:r w:rsidRPr="005445F8">
        <w:rPr>
          <w:rFonts w:asciiTheme="minorBidi" w:eastAsia="Calibri" w:hAnsiTheme="minorBidi" w:cstheme="minorBidi"/>
          <w:color w:val="FF0000"/>
          <w:sz w:val="20"/>
          <w:szCs w:val="20"/>
          <w:lang w:eastAsia="en-GB"/>
        </w:rPr>
        <w:fldChar w:fldCharType="begin"/>
      </w:r>
      <w:r>
        <w:rPr>
          <w:rFonts w:asciiTheme="minorBidi" w:eastAsia="Calibri" w:hAnsiTheme="minorBidi" w:cstheme="minorBidi"/>
          <w:color w:val="FF0000"/>
          <w:sz w:val="20"/>
          <w:szCs w:val="20"/>
          <w:lang w:eastAsia="en-GB"/>
        </w:rPr>
        <w:instrText xml:space="preserve"> ADDIN EN.CITE &lt;EndNote&gt;&lt;Cite&gt;&lt;Author&gt;Barber&lt;/Author&gt;&lt;Year&gt;1996&lt;/Year&gt;&lt;RecNum&gt;84&lt;/RecNum&gt;&lt;DisplayText&gt;&lt;style face="superscript"&gt;42&lt;/style&gt;&lt;/DisplayText&gt;&lt;record&gt;&lt;rec-number&gt;84&lt;/rec-number&gt;&lt;foreign-keys&gt;&lt;key app="EN" db-id="t0xeswafvd5vpdeew0bpr5s0psfpsfxezwrs" timestamp="1704793191"&gt;84&lt;/key&gt;&lt;/foreign-keys&gt;&lt;ref-type name="Journal Article"&gt;17&lt;/ref-type&gt;&lt;contributors&gt;&lt;authors&gt;&lt;author&gt;Barber, C Bradford&lt;/author&gt;&lt;author&gt;Dobkin, David P&lt;/author&gt;&lt;author&gt;Huhdanpaa, Hannu&lt;/author&gt;&lt;/authors&gt;&lt;/contributors&gt;&lt;titles&gt;&lt;title&gt;The quickhull algorithm for convex hulls&lt;/title&gt;&lt;secondary-title&gt;ACM Transactions on Mathematical Software (TOMS)&lt;/secondary-title&gt;&lt;/titles&gt;&lt;pages&gt;469-483&lt;/pages&gt;&lt;volume&gt;22&lt;/volume&gt;&lt;number&gt;4&lt;/number&gt;&lt;dates&gt;&lt;year&gt;1996&lt;/year&gt;&lt;/dates&gt;&lt;isbn&gt;0098-3500&lt;/isbn&gt;&lt;urls&gt;&lt;/urls&gt;&lt;/record&gt;&lt;/Cite&gt;&lt;/EndNote&gt;</w:instrText>
      </w:r>
      <w:r w:rsidRPr="005445F8">
        <w:rPr>
          <w:rFonts w:asciiTheme="minorBidi" w:eastAsia="Calibri" w:hAnsiTheme="minorBidi" w:cstheme="minorBidi"/>
          <w:color w:val="FF0000"/>
          <w:sz w:val="20"/>
          <w:szCs w:val="20"/>
          <w:lang w:eastAsia="en-GB"/>
        </w:rPr>
        <w:fldChar w:fldCharType="separate"/>
      </w:r>
      <w:r w:rsidRPr="008F5DA0">
        <w:rPr>
          <w:rFonts w:asciiTheme="minorBidi" w:eastAsia="Calibri" w:hAnsiTheme="minorBidi" w:cstheme="minorBidi"/>
          <w:noProof/>
          <w:color w:val="FF0000"/>
          <w:sz w:val="20"/>
          <w:szCs w:val="20"/>
          <w:vertAlign w:val="superscript"/>
          <w:lang w:eastAsia="en-GB"/>
        </w:rPr>
        <w:t>42</w:t>
      </w:r>
      <w:r w:rsidRPr="005445F8">
        <w:rPr>
          <w:rFonts w:asciiTheme="minorBidi" w:eastAsia="Calibri" w:hAnsiTheme="minorBidi" w:cstheme="minorBidi"/>
          <w:color w:val="FF0000"/>
          <w:sz w:val="20"/>
          <w:szCs w:val="20"/>
          <w:lang w:eastAsia="en-GB"/>
        </w:rPr>
        <w:fldChar w:fldCharType="end"/>
      </w:r>
      <w:r w:rsidRPr="006E1972">
        <w:rPr>
          <w:rFonts w:asciiTheme="minorBidi" w:eastAsia="Calibri" w:hAnsiTheme="minorBidi" w:cstheme="minorBidi"/>
          <w:color w:val="FF0000"/>
          <w:sz w:val="20"/>
          <w:szCs w:val="20"/>
          <w:lang w:eastAsia="en-GB"/>
        </w:rPr>
        <w:t>, identifying neighboring atoms based on spatial proximity.</w:t>
      </w:r>
    </w:p>
    <w:p w14:paraId="17A1F459"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Defining Contacts:</w:t>
      </w:r>
      <w:r w:rsidRPr="006E1972">
        <w:rPr>
          <w:rFonts w:asciiTheme="minorBidi" w:eastAsia="Calibri" w:hAnsiTheme="minorBidi" w:cstheme="minorBidi"/>
          <w:color w:val="FF0000"/>
          <w:sz w:val="20"/>
          <w:szCs w:val="20"/>
          <w:lang w:eastAsia="en-GB"/>
        </w:rPr>
        <w:t xml:space="preserve"> Two atoms </w:t>
      </w:r>
      <w:proofErr w:type="gramStart"/>
      <w:r w:rsidRPr="006E1972">
        <w:rPr>
          <w:rFonts w:asciiTheme="minorBidi" w:eastAsia="Calibri" w:hAnsiTheme="minorBidi" w:cstheme="minorBidi"/>
          <w:color w:val="FF0000"/>
          <w:sz w:val="20"/>
          <w:szCs w:val="20"/>
          <w:lang w:eastAsia="en-GB"/>
        </w:rPr>
        <w:t>were considered to be</w:t>
      </w:r>
      <w:proofErr w:type="gramEnd"/>
      <w:r w:rsidRPr="006E1972">
        <w:rPr>
          <w:rFonts w:asciiTheme="minorBidi" w:eastAsia="Calibri" w:hAnsiTheme="minorBidi" w:cstheme="minorBidi"/>
          <w:color w:val="FF0000"/>
          <w:sz w:val="20"/>
          <w:szCs w:val="20"/>
          <w:lang w:eastAsia="en-GB"/>
        </w:rPr>
        <w:t xml:space="preserve"> in contact if they are connected by an edge in the Delaunay triangulation. This implies that they are not shielded from each other by other atoms, ensuring direct interaction without obstruction.</w:t>
      </w:r>
    </w:p>
    <w:p w14:paraId="3B27AC3C" w14:textId="77777777" w:rsidR="004C143F" w:rsidRPr="006E1972" w:rsidRDefault="004C143F" w:rsidP="004C143F">
      <w:pPr>
        <w:pStyle w:val="NormalWeb"/>
        <w:numPr>
          <w:ilvl w:val="0"/>
          <w:numId w:val="2"/>
        </w:numPr>
        <w:spacing w:line="360" w:lineRule="auto"/>
        <w:jc w:val="lowKashida"/>
        <w:rPr>
          <w:rFonts w:asciiTheme="minorBidi" w:eastAsia="Calibri" w:hAnsiTheme="minorBidi" w:cstheme="minorBidi"/>
          <w:color w:val="FF0000"/>
          <w:sz w:val="20"/>
          <w:szCs w:val="20"/>
          <w:lang w:eastAsia="en-GB"/>
        </w:rPr>
      </w:pPr>
      <w:r w:rsidRPr="006E1972">
        <w:rPr>
          <w:rFonts w:asciiTheme="minorBidi" w:eastAsia="Calibri" w:hAnsiTheme="minorBidi" w:cstheme="minorBidi"/>
          <w:b/>
          <w:bCs/>
          <w:color w:val="FF0000"/>
          <w:sz w:val="20"/>
          <w:szCs w:val="20"/>
          <w:lang w:eastAsia="en-GB"/>
        </w:rPr>
        <w:t xml:space="preserve">Distance Shells: </w:t>
      </w:r>
      <w:r w:rsidRPr="006E1972">
        <w:rPr>
          <w:rFonts w:asciiTheme="minorBidi" w:eastAsia="Calibri" w:hAnsiTheme="minorBidi" w:cstheme="minorBidi"/>
          <w:color w:val="FF0000"/>
          <w:sz w:val="20"/>
          <w:szCs w:val="20"/>
          <w:lang w:eastAsia="en-GB"/>
        </w:rPr>
        <w:t>The distances between contacting atoms were divided into 30 discrete shells, starting at 0.75 Å with each shell having a width of 0.5 Å. This binning allows for the extraction of distance-dependent interaction potentials.</w:t>
      </w:r>
    </w:p>
    <w:p w14:paraId="7C075295" w14:textId="77777777" w:rsidR="004C143F" w:rsidRPr="006E1972" w:rsidRDefault="004C143F" w:rsidP="004C143F">
      <w:pPr>
        <w:pStyle w:val="NormalWeb"/>
        <w:numPr>
          <w:ilvl w:val="0"/>
          <w:numId w:val="2"/>
        </w:numPr>
        <w:spacing w:line="360" w:lineRule="auto"/>
        <w:jc w:val="lowKashida"/>
        <w:rPr>
          <w:rFonts w:asciiTheme="minorBidi" w:hAnsiTheme="minorBidi" w:cstheme="minorBidi"/>
          <w:color w:val="FF0000"/>
          <w:sz w:val="20"/>
          <w:szCs w:val="20"/>
        </w:rPr>
      </w:pPr>
      <w:r w:rsidRPr="006E1972">
        <w:rPr>
          <w:rFonts w:asciiTheme="minorBidi" w:hAnsiTheme="minorBidi" w:cstheme="minorBidi"/>
          <w:b/>
          <w:bCs/>
          <w:color w:val="FF0000"/>
          <w:sz w:val="20"/>
          <w:szCs w:val="20"/>
        </w:rPr>
        <w:t>Interaction Range:</w:t>
      </w:r>
      <w:r w:rsidRPr="006E1972">
        <w:rPr>
          <w:rFonts w:asciiTheme="minorBidi" w:hAnsiTheme="minorBidi" w:cstheme="minorBidi"/>
          <w:color w:val="FF0000"/>
          <w:sz w:val="20"/>
          <w:szCs w:val="20"/>
        </w:rPr>
        <w:t xml:space="preserve"> Only atoms separated by less than 6 Å were considered to interact. If a third atom exists between two close atoms, preventing direct contact, the interaction was excluded. </w:t>
      </w:r>
      <w:r w:rsidRPr="006E1972">
        <w:rPr>
          <w:rFonts w:asciiTheme="minorBidi" w:hAnsiTheme="minorBidi" w:cstheme="minorBidi"/>
          <w:color w:val="FF0000"/>
          <w:sz w:val="20"/>
          <w:szCs w:val="20"/>
        </w:rPr>
        <w:lastRenderedPageBreak/>
        <w:t>Additionally, all pairwise interactions within the same residue were omitted to focus on inter-residue interactions.</w:t>
      </w:r>
    </w:p>
    <w:p w14:paraId="3FF827B3" w14:textId="77777777" w:rsidR="004C143F" w:rsidRPr="005445F8" w:rsidRDefault="004C143F" w:rsidP="004C143F">
      <w:pPr>
        <w:pStyle w:val="NormalWeb"/>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Atom Types:</w:t>
      </w:r>
      <w:r w:rsidRPr="005445F8">
        <w:rPr>
          <w:rFonts w:asciiTheme="minorBidi" w:hAnsiTheme="minorBidi" w:cstheme="minorBidi"/>
          <w:color w:val="FF0000"/>
          <w:sz w:val="20"/>
          <w:szCs w:val="20"/>
        </w:rPr>
        <w:t xml:space="preserve"> A total of 167 atom types were considered by treating non-hydrogen atoms as distinct based on their specific amino acid residues.</w:t>
      </w:r>
    </w:p>
    <w:p w14:paraId="2E17C463" w14:textId="77777777" w:rsidR="004C143F" w:rsidRPr="005445F8" w:rsidRDefault="004C143F" w:rsidP="004C143F">
      <w:pPr>
        <w:pStyle w:val="NormalWeb"/>
        <w:spacing w:line="360" w:lineRule="auto"/>
        <w:jc w:val="lowKashida"/>
        <w:rPr>
          <w:rFonts w:asciiTheme="minorBidi" w:hAnsiTheme="minorBidi" w:cstheme="minorBidi"/>
          <w:color w:val="FF0000"/>
          <w:sz w:val="20"/>
          <w:szCs w:val="20"/>
        </w:rPr>
      </w:pPr>
      <w:r w:rsidRPr="00B53E7E">
        <w:rPr>
          <w:rFonts w:asciiTheme="minorBidi" w:hAnsiTheme="minorBidi" w:cstheme="minorBidi"/>
          <w:b/>
          <w:bCs/>
          <w:color w:val="FF0000"/>
          <w:sz w:val="20"/>
          <w:szCs w:val="20"/>
        </w:rPr>
        <w:t>Energy Calculation:</w:t>
      </w:r>
      <w:r w:rsidRPr="00B53E7E">
        <w:rPr>
          <w:rFonts w:asciiTheme="minorBidi" w:hAnsiTheme="minorBidi" w:cstheme="minorBidi"/>
          <w:color w:val="FF0000"/>
          <w:sz w:val="20"/>
          <w:szCs w:val="20"/>
        </w:rPr>
        <w:t xml:space="preserve"> The potential energy between two atoms</w:t>
      </w:r>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w:t>
      </w:r>
      <w:r w:rsidRPr="00B53E7E">
        <w:rPr>
          <w:rFonts w:asciiTheme="minorBidi" w:hAnsiTheme="minorBidi" w:cstheme="minorBidi"/>
          <w:color w:val="FF0000"/>
          <w:sz w:val="20"/>
          <w:szCs w:val="20"/>
        </w:rPr>
        <w:t xml:space="preserve">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w:t>
      </w:r>
      <w:r w:rsidRPr="00B53E7E">
        <w:rPr>
          <w:rFonts w:asciiTheme="minorBidi" w:hAnsiTheme="minorBidi" w:cstheme="minorBidi"/>
          <w:color w:val="FF0000"/>
          <w:sz w:val="20"/>
          <w:szCs w:val="20"/>
        </w:rPr>
        <w:t xml:space="preserve"> at distance</w:t>
      </w:r>
      <w:r w:rsidRPr="005445F8">
        <w:rPr>
          <w:rFonts w:asciiTheme="minorBidi" w:hAnsiTheme="minorBidi" w:cstheme="minorBidi"/>
          <w:color w:val="FF0000"/>
          <w:sz w:val="20"/>
          <w:szCs w:val="20"/>
        </w:rPr>
        <w:t xml:space="preserve"> </w:t>
      </w:r>
      <m:oMath>
        <m:r>
          <w:rPr>
            <w:rFonts w:ascii="Cambria Math" w:eastAsia="Cambria Math" w:hAnsi="Cambria Math" w:cstheme="minorBidi"/>
            <w:color w:val="FF0000"/>
            <w:sz w:val="20"/>
            <w:szCs w:val="20"/>
          </w:rPr>
          <m:t>d</m:t>
        </m:r>
      </m:oMath>
      <w:r w:rsidRPr="00B53E7E">
        <w:rPr>
          <w:rFonts w:asciiTheme="minorBidi" w:hAnsiTheme="minorBidi" w:cstheme="minorBidi"/>
          <w:color w:val="FF0000"/>
          <w:sz w:val="20"/>
          <w:szCs w:val="20"/>
        </w:rPr>
        <w:t xml:space="preserve"> was calculated using the following equation:</w:t>
      </w:r>
    </w:p>
    <w:p w14:paraId="60D5D2F1" w14:textId="77777777" w:rsidR="004C143F" w:rsidRPr="00B53E7E" w:rsidRDefault="004C143F" w:rsidP="004C143F">
      <w:pPr>
        <w:pStyle w:val="NormalWeb"/>
        <w:spacing w:line="360" w:lineRule="auto"/>
        <w:jc w:val="center"/>
        <w:rPr>
          <w:rFonts w:asciiTheme="minorBidi" w:hAnsiTheme="minorBidi" w:cstheme="minorBidi"/>
          <w:color w:val="FF0000"/>
          <w:sz w:val="20"/>
          <w:szCs w:val="20"/>
        </w:rPr>
      </w:pPr>
      <m:oMath>
        <m:r>
          <w:rPr>
            <w:rFonts w:ascii="Cambria Math" w:eastAsia="Cambria Math" w:hAnsi="Cambria Math" w:cstheme="minorBidi"/>
            <w:color w:val="FF0000"/>
            <w:sz w:val="20"/>
            <w:szCs w:val="20"/>
          </w:rPr>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r>
          <w:rPr>
            <w:rFonts w:ascii="Cambria Math" w:eastAsia="Cambria Math" w:hAnsi="Cambria Math" w:cstheme="minorBidi"/>
            <w:color w:val="FF0000"/>
            <w:sz w:val="20"/>
            <w:szCs w:val="20"/>
          </w:rPr>
          <m:t>=RT</m:t>
        </m:r>
        <m:d>
          <m:dPr>
            <m:begChr m:val="["/>
            <m:endChr m:val="]"/>
            <m:ctrlPr>
              <w:rPr>
                <w:rFonts w:ascii="Cambria Math" w:eastAsia="Cambria Math" w:hAnsi="Cambria Math" w:cstheme="minorBidi"/>
                <w:color w:val="FF0000"/>
                <w:sz w:val="20"/>
                <w:szCs w:val="20"/>
              </w:rPr>
            </m:ctrlPr>
          </m:dPr>
          <m:e>
            <m:box>
              <m:boxPr>
                <m:opEmu m:val="1"/>
                <m:ctrlPr>
                  <w:rPr>
                    <w:rFonts w:ascii="Cambria Math" w:eastAsia="Cambria Math" w:hAnsi="Cambria Math" w:cstheme="minorBidi"/>
                    <w:color w:val="FF0000"/>
                    <w:sz w:val="20"/>
                    <w:szCs w:val="20"/>
                  </w:rPr>
                </m:ctrlPr>
              </m:boxPr>
              <m:e>
                <m:r>
                  <w:rPr>
                    <w:rFonts w:ascii="Cambria Math" w:eastAsia="Cambria Math" w:hAnsi="Cambria Math" w:cstheme="minorBidi"/>
                    <w:color w:val="FF0000"/>
                    <w:sz w:val="20"/>
                    <w:szCs w:val="20"/>
                  </w:rPr>
                  <m:t>ln</m:t>
                </m:r>
              </m:e>
            </m:box>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e>
            </m:d>
            <m:r>
              <w:rPr>
                <w:rFonts w:ascii="Cambria Math" w:hAnsi="Cambria Math" w:cstheme="minorBidi"/>
                <w:color w:val="FF0000"/>
                <w:sz w:val="20"/>
                <w:szCs w:val="20"/>
              </w:rPr>
              <m:t xml:space="preserve"> </m:t>
            </m:r>
            <m:r>
              <w:rPr>
                <w:rFonts w:ascii="Cambria Math" w:eastAsia="Cambria Math" w:hAnsi="Cambria Math" w:cstheme="minorBidi"/>
                <w:color w:val="FF0000"/>
                <w:sz w:val="20"/>
                <w:szCs w:val="20"/>
              </w:rPr>
              <m:t>-ln⁡(1+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f>
              <m:fPr>
                <m:ctrlPr>
                  <w:rPr>
                    <w:rFonts w:ascii="Cambria Math" w:eastAsia="Cambria Math" w:hAnsi="Cambria Math" w:cstheme="minorBidi"/>
                    <w:color w:val="FF0000"/>
                    <w:sz w:val="20"/>
                    <w:szCs w:val="20"/>
                  </w:rPr>
                </m:ctrlPr>
              </m:fPr>
              <m:num>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(d)</m:t>
                </m:r>
              </m:num>
              <m:den>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rPr>
                  <m:t>(d)</m:t>
                </m:r>
              </m:den>
            </m:f>
            <m:r>
              <w:rPr>
                <w:rFonts w:ascii="Cambria Math" w:eastAsia="Cambria Math" w:hAnsi="Cambria Math" w:cstheme="minorBidi"/>
                <w:color w:val="FF0000"/>
                <w:sz w:val="20"/>
                <w:szCs w:val="20"/>
              </w:rPr>
              <m:t>))</m:t>
            </m:r>
          </m:e>
        </m:d>
      </m:oMath>
      <w:r w:rsidRPr="00995173">
        <w:rPr>
          <w:rFonts w:asciiTheme="minorBidi" w:eastAsia="Cambria Math" w:hAnsiTheme="minorBidi" w:cstheme="minorBidi"/>
          <w:color w:val="FF0000"/>
          <w:sz w:val="20"/>
          <w:szCs w:val="20"/>
        </w:rPr>
        <w:t xml:space="preserve">                (1)</w:t>
      </w:r>
    </w:p>
    <w:p w14:paraId="060A649C" w14:textId="77777777" w:rsidR="004C143F" w:rsidRPr="005445F8" w:rsidRDefault="004C143F" w:rsidP="004C143F">
      <w:pPr>
        <w:spacing w:line="360" w:lineRule="auto"/>
        <w:jc w:val="both"/>
        <w:rPr>
          <w:rFonts w:asciiTheme="minorBidi" w:hAnsiTheme="minorBidi" w:cstheme="minorBidi"/>
          <w:color w:val="FF0000"/>
          <w:sz w:val="20"/>
          <w:szCs w:val="20"/>
          <w:highlight w:val="white"/>
        </w:rPr>
      </w:pPr>
      <w:r w:rsidRPr="005445F8">
        <w:rPr>
          <w:rFonts w:asciiTheme="minorBidi" w:hAnsiTheme="minorBidi" w:cstheme="minorBidi"/>
          <w:color w:val="FF0000"/>
          <w:sz w:val="20"/>
          <w:szCs w:val="20"/>
          <w:highlight w:val="white"/>
        </w:rPr>
        <w:t xml:space="preserve">where </w:t>
      </w:r>
      <w:r w:rsidRPr="005445F8">
        <w:rPr>
          <w:rFonts w:asciiTheme="minorBidi" w:hAnsiTheme="minorBidi" w:cstheme="minorBidi"/>
          <w:i/>
          <w:color w:val="FF0000"/>
          <w:sz w:val="20"/>
          <w:szCs w:val="20"/>
          <w:highlight w:val="white"/>
        </w:rPr>
        <w:t>RT</w:t>
      </w:r>
      <w:r w:rsidRPr="005445F8">
        <w:rPr>
          <w:rFonts w:asciiTheme="minorBidi" w:hAnsiTheme="minorBidi" w:cstheme="minorBidi"/>
          <w:color w:val="FF0000"/>
          <w:sz w:val="20"/>
          <w:szCs w:val="20"/>
          <w:highlight w:val="white"/>
        </w:rPr>
        <w:t> is constant and equal to 0.582 kcal/mole.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oMath>
      <w:r w:rsidRPr="005445F8">
        <w:rPr>
          <w:rFonts w:asciiTheme="minorBidi" w:hAnsiTheme="minorBidi" w:cstheme="minorBidi"/>
          <w:color w:val="FF0000"/>
          <w:sz w:val="20"/>
          <w:szCs w:val="20"/>
          <w:highlight w:val="white"/>
        </w:rPr>
        <w:t> is the number of observations for atomic pair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in distance class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all atomic pairs in distance shell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σ</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 xml:space="preserve">is the weight given to each observation. As discussed by </w:t>
      </w:r>
      <w:proofErr w:type="spellStart"/>
      <w:r w:rsidRPr="005445F8">
        <w:rPr>
          <w:rFonts w:asciiTheme="minorBidi" w:hAnsiTheme="minorBidi" w:cstheme="minorBidi"/>
          <w:color w:val="FF0000"/>
          <w:sz w:val="20"/>
          <w:szCs w:val="20"/>
          <w:highlight w:val="white"/>
        </w:rPr>
        <w:t>Sippl</w:t>
      </w:r>
      <w:proofErr w:type="spellEnd"/>
      <w:r w:rsidRPr="005445F8">
        <w:rPr>
          <w:rFonts w:asciiTheme="minorBidi" w:hAnsiTheme="minorBidi" w:cstheme="minorBidi"/>
          <w:color w:val="FF0000"/>
          <w:sz w:val="20"/>
          <w:szCs w:val="20"/>
          <w:highlight w:val="white"/>
        </w:rPr>
        <w:t xml:space="preserve"> </w:t>
      </w:r>
      <w:r w:rsidRPr="005445F8">
        <w:rPr>
          <w:rFonts w:asciiTheme="minorBidi" w:hAnsiTheme="minorBidi" w:cstheme="minorBidi"/>
          <w:color w:val="FF0000"/>
          <w:sz w:val="20"/>
          <w:szCs w:val="20"/>
          <w:highlight w:val="white"/>
        </w:rPr>
        <w:fldChar w:fldCharType="begin"/>
      </w:r>
      <w:r w:rsidRPr="005445F8">
        <w:rPr>
          <w:rFonts w:asciiTheme="minorBidi" w:hAnsiTheme="minorBidi" w:cstheme="minorBidi"/>
          <w:color w:val="FF0000"/>
          <w:sz w:val="20"/>
          <w:szCs w:val="20"/>
          <w:highlight w:val="white"/>
        </w:rPr>
        <w:instrText xml:space="preserve"> ADDIN EN.CITE &lt;EndNote&gt;&lt;Cite&gt;&lt;Author&gt;Sippl&lt;/Author&gt;&lt;Year&gt;1993&lt;/Year&gt;&lt;RecNum&gt;14&lt;/RecNum&gt;&lt;DisplayText&gt;&lt;style face="superscript"&gt;7&lt;/style&gt;&lt;/DisplayText&gt;&lt;record&gt;&lt;rec-number&gt;14&lt;/rec-number&gt;&lt;foreign-keys&gt;&lt;key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Pr="005445F8">
        <w:rPr>
          <w:rFonts w:asciiTheme="minorBidi" w:hAnsiTheme="minorBidi" w:cstheme="minorBidi"/>
          <w:color w:val="FF0000"/>
          <w:sz w:val="20"/>
          <w:szCs w:val="20"/>
          <w:highlight w:val="white"/>
        </w:rPr>
        <w:fldChar w:fldCharType="separate"/>
      </w:r>
      <w:r w:rsidRPr="005445F8">
        <w:rPr>
          <w:rFonts w:asciiTheme="minorBidi" w:hAnsiTheme="minorBidi" w:cstheme="minorBidi"/>
          <w:noProof/>
          <w:color w:val="FF0000"/>
          <w:sz w:val="20"/>
          <w:szCs w:val="20"/>
          <w:highlight w:val="white"/>
          <w:vertAlign w:val="superscript"/>
        </w:rPr>
        <w:t>7</w:t>
      </w:r>
      <w:r w:rsidRPr="005445F8">
        <w:rPr>
          <w:rFonts w:asciiTheme="minorBidi" w:hAnsiTheme="minorBidi" w:cstheme="minorBidi"/>
          <w:color w:val="FF0000"/>
          <w:sz w:val="20"/>
          <w:szCs w:val="20"/>
          <w:highlight w:val="white"/>
        </w:rPr>
        <w:fldChar w:fldCharType="end"/>
      </w:r>
      <w:r w:rsidRPr="005445F8">
        <w:rPr>
          <w:rFonts w:asciiTheme="minorBidi" w:hAnsiTheme="minorBidi" w:cstheme="minorBidi"/>
          <w:color w:val="FF0000"/>
          <w:sz w:val="20"/>
          <w:szCs w:val="20"/>
          <w:highlight w:val="white"/>
        </w:rPr>
        <w:t>, it was assumed that</w:t>
      </w:r>
      <m:oMath>
        <m:r>
          <w:rPr>
            <w:rFonts w:ascii="Cambria Math" w:eastAsia="Cambria Math" w:hAnsi="Cambria Math" w:cstheme="minorBidi"/>
            <w:color w:val="FF0000"/>
            <w:sz w:val="20"/>
            <w:szCs w:val="20"/>
          </w:rPr>
          <m:t xml:space="preserve"> σ=0.02</m:t>
        </m:r>
      </m:oMath>
      <w:r w:rsidRPr="005445F8">
        <w:rPr>
          <w:rFonts w:asciiTheme="minorBidi" w:hAnsiTheme="minorBidi" w:cstheme="minorBidi"/>
          <w:color w:val="FF0000"/>
          <w:sz w:val="20"/>
          <w:szCs w:val="20"/>
          <w:highlight w:val="white"/>
        </w:rPr>
        <w:t>.</w:t>
      </w:r>
    </w:p>
    <w:p w14:paraId="57C26E37" w14:textId="77777777" w:rsidR="004C143F" w:rsidRPr="005445F8" w:rsidRDefault="004C143F" w:rsidP="004C143F">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The potential energy associated with the interaction of residues A and B denoted by </w:t>
      </w:r>
      <m:oMath>
        <m:r>
          <w:rPr>
            <w:rFonts w:ascii="Cambria Math" w:eastAsia="Cambria Math" w:hAnsi="Cambria Math" w:cstheme="minorBidi"/>
            <w:color w:val="FF0000"/>
            <w:sz w:val="20"/>
            <w:szCs w:val="20"/>
          </w:rPr>
          <m:t>∆E(A,B)</m:t>
        </m:r>
      </m:oMath>
      <w:r w:rsidRPr="005445F8">
        <w:rPr>
          <w:rFonts w:asciiTheme="minorBidi" w:hAnsiTheme="minorBidi" w:cstheme="minorBidi"/>
          <w:color w:val="FF0000"/>
          <w:sz w:val="20"/>
          <w:szCs w:val="20"/>
        </w:rPr>
        <w:t xml:space="preserve"> is estimated by summing the pairwise potentials between the atoms of each of these residues as follows:</w:t>
      </w:r>
    </w:p>
    <w:p w14:paraId="590B2100" w14:textId="77777777" w:rsidR="004C143F" w:rsidRPr="005445F8" w:rsidRDefault="004C143F" w:rsidP="004C143F">
      <w:pPr>
        <w:jc w:val="center"/>
        <w:rPr>
          <w:rFonts w:asciiTheme="minorBidi" w:eastAsia="Cambria Math" w:hAnsiTheme="minorBidi" w:cstheme="minorBidi"/>
          <w:color w:val="FF0000"/>
          <w:sz w:val="20"/>
          <w:szCs w:val="20"/>
        </w:rPr>
      </w:pPr>
      <m:oMath>
        <m:r>
          <w:rPr>
            <w:rFonts w:ascii="Cambria Math" w:eastAsia="Cambria Math" w:hAnsi="Cambria Math" w:cstheme="minorBidi"/>
            <w:color w:val="FF0000"/>
            <w:sz w:val="20"/>
            <w:szCs w:val="20"/>
          </w:rPr>
          <m:t>∆E(A,B)=</m:t>
        </m:r>
        <m:nary>
          <m:naryPr>
            <m:chr m:val="∑"/>
            <m:limLoc m:val="undOvr"/>
            <m:supHide m:val="1"/>
            <m:ctrlPr>
              <w:rPr>
                <w:rFonts w:ascii="Cambria Math" w:eastAsia="Cambria Math" w:hAnsi="Cambria Math" w:cstheme="minorBidi"/>
                <w:i/>
                <w:color w:val="FF0000"/>
                <w:sz w:val="20"/>
                <w:szCs w:val="20"/>
              </w:rPr>
            </m:ctrlPr>
          </m:naryPr>
          <m:sub>
            <m:r>
              <w:rPr>
                <w:rFonts w:ascii="Cambria Math" w:eastAsia="Cambria Math" w:hAnsi="Cambria Math" w:cstheme="minorBidi"/>
                <w:color w:val="FF0000"/>
                <w:sz w:val="20"/>
                <w:szCs w:val="20"/>
              </w:rPr>
              <m:t>i∈A,j∈B</m:t>
            </m:r>
          </m:sub>
          <m:sup/>
          <m:e>
            <m:r>
              <w:rPr>
                <w:rFonts w:ascii="Cambria Math" w:eastAsia="Cambria Math" w:hAnsi="Cambria Math" w:cstheme="minorBidi"/>
                <w:color w:val="FF0000"/>
                <w:sz w:val="20"/>
                <w:szCs w:val="20"/>
              </w:rPr>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e>
        </m:nary>
      </m:oMath>
      <w:r w:rsidRPr="005445F8">
        <w:rPr>
          <w:rFonts w:asciiTheme="minorBidi" w:eastAsia="Cambria Math" w:hAnsiTheme="minorBidi" w:cstheme="minorBidi"/>
          <w:color w:val="FF0000"/>
          <w:sz w:val="20"/>
          <w:szCs w:val="20"/>
        </w:rPr>
        <w:t xml:space="preserve">                            (2)</w:t>
      </w:r>
    </w:p>
    <w:p w14:paraId="1AFDE1DB" w14:textId="77777777" w:rsidR="004C143F" w:rsidRPr="005445F8" w:rsidRDefault="004C143F" w:rsidP="004C143F">
      <w:pPr>
        <w:jc w:val="center"/>
        <w:rPr>
          <w:rFonts w:asciiTheme="minorBidi" w:eastAsia="Cambria Math" w:hAnsiTheme="minorBidi" w:cstheme="minorBidi"/>
          <w:color w:val="FF0000"/>
          <w:sz w:val="20"/>
          <w:szCs w:val="20"/>
        </w:rPr>
      </w:pPr>
    </w:p>
    <w:p w14:paraId="18CE54C5" w14:textId="77777777" w:rsidR="004C143F" w:rsidRPr="005445F8" w:rsidRDefault="004C143F" w:rsidP="004C143F">
      <w:pPr>
        <w:spacing w:line="360" w:lineRule="auto"/>
        <w:jc w:val="both"/>
        <w:rPr>
          <w:rFonts w:asciiTheme="minorBidi" w:hAnsiTheme="minorBidi" w:cstheme="minorBidi"/>
          <w:color w:val="FF0000"/>
          <w:sz w:val="20"/>
          <w:szCs w:val="20"/>
          <w:highlight w:val="white"/>
        </w:rPr>
      </w:pPr>
      <w:r w:rsidRPr="00DA1413">
        <w:rPr>
          <w:rFonts w:asciiTheme="minorBidi" w:hAnsiTheme="minorBidi" w:cstheme="minorBidi"/>
          <w:color w:val="FF0000"/>
          <w:sz w:val="20"/>
          <w:szCs w:val="20"/>
          <w:highlight w:val="white"/>
        </w:rPr>
        <w:t>where the sum is over all atom pairs in contact, identified via the Delaunay triangulation method</w:t>
      </w:r>
      <w:r w:rsidRPr="005445F8">
        <w:rPr>
          <w:rFonts w:asciiTheme="minorBidi" w:hAnsiTheme="minorBidi" w:cstheme="minorBidi"/>
          <w:color w:val="FF0000"/>
          <w:sz w:val="20"/>
          <w:szCs w:val="20"/>
          <w:highlight w:val="white"/>
        </w:rPr>
        <w:t xml:space="preserve">. </w:t>
      </w:r>
    </w:p>
    <w:p w14:paraId="3E96C49C" w14:textId="77777777" w:rsidR="004C143F" w:rsidRPr="005445F8" w:rsidRDefault="004C143F" w:rsidP="004C143F">
      <w:pPr>
        <w:spacing w:line="360" w:lineRule="auto"/>
        <w:jc w:val="both"/>
        <w:rPr>
          <w:rFonts w:asciiTheme="minorBidi" w:hAnsiTheme="minorBidi" w:cstheme="minorBidi"/>
          <w:color w:val="FF0000"/>
          <w:sz w:val="20"/>
          <w:szCs w:val="20"/>
          <w:highlight w:val="white"/>
        </w:rPr>
      </w:pPr>
    </w:p>
    <w:p w14:paraId="3901739B" w14:textId="77777777" w:rsidR="004C143F" w:rsidRPr="005445F8" w:rsidRDefault="004C143F" w:rsidP="004C143F">
      <w:pPr>
        <w:spacing w:line="360" w:lineRule="auto"/>
        <w:jc w:val="both"/>
        <w:rPr>
          <w:rFonts w:asciiTheme="minorBidi" w:hAnsiTheme="minorBidi" w:cstheme="minorBidi"/>
          <w:color w:val="FF0000"/>
          <w:sz w:val="20"/>
          <w:szCs w:val="20"/>
        </w:rPr>
      </w:pP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 xml:space="preserve"> Given the 20 standard amino acids, there are 210 unique amino acid-amino acid interaction types. For each protein structure, a 210-dimensional vector was created to represent the distance-dependent energy interactions between residues. Each dimension corresponds to the energy interaction between a specific pair of amino acid types</w:t>
      </w:r>
      <w:r>
        <w:rPr>
          <w:rFonts w:asciiTheme="minorBidi" w:hAnsiTheme="minorBidi" w:cstheme="minorBidi"/>
          <w:color w:val="FF0000"/>
          <w:sz w:val="20"/>
          <w:szCs w:val="20"/>
        </w:rPr>
        <w:t>.</w:t>
      </w:r>
      <w:r w:rsidRPr="005445F8">
        <w:rPr>
          <w:rFonts w:asciiTheme="minorBidi" w:hAnsiTheme="minorBidi" w:cstheme="minorBidi"/>
          <w:color w:val="FF0000"/>
          <w:sz w:val="20"/>
          <w:szCs w:val="20"/>
        </w:rPr>
        <w:t xml:space="preserve"> </w:t>
      </w:r>
      <w:r>
        <w:rPr>
          <w:rFonts w:asciiTheme="minorBidi" w:hAnsiTheme="minorBidi" w:cstheme="minorBidi"/>
          <w:color w:val="FF0000"/>
          <w:sz w:val="20"/>
          <w:szCs w:val="20"/>
        </w:rPr>
        <w:t>T</w:t>
      </w:r>
      <w:r w:rsidRPr="005445F8">
        <w:rPr>
          <w:rFonts w:asciiTheme="minorBidi" w:hAnsiTheme="minorBidi" w:cstheme="minorBidi"/>
          <w:color w:val="FF0000"/>
          <w:sz w:val="20"/>
          <w:szCs w:val="20"/>
        </w:rPr>
        <w:t xml:space="preserve">his vector is referred to as the </w:t>
      </w: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w:t>
      </w:r>
    </w:p>
    <w:p w14:paraId="07BCE079" w14:textId="77777777" w:rsidR="004C143F" w:rsidRPr="005445F8" w:rsidRDefault="004C143F" w:rsidP="004C143F">
      <w:pPr>
        <w:spacing w:line="360" w:lineRule="auto"/>
        <w:jc w:val="both"/>
        <w:rPr>
          <w:rFonts w:asciiTheme="minorBidi" w:hAnsiTheme="minorBidi" w:cstheme="minorBidi"/>
          <w:color w:val="FF0000"/>
          <w:sz w:val="20"/>
          <w:szCs w:val="20"/>
        </w:rPr>
      </w:pPr>
    </w:p>
    <w:p w14:paraId="73FC294B" w14:textId="77777777" w:rsidR="004C143F" w:rsidRPr="002F23CA" w:rsidRDefault="004C143F" w:rsidP="004C143F">
      <w:pPr>
        <w:spacing w:line="360" w:lineRule="auto"/>
        <w:rPr>
          <w:rFonts w:asciiTheme="minorBidi" w:hAnsiTheme="minorBidi" w:cstheme="minorBidi"/>
          <w:b/>
          <w:bCs/>
          <w:color w:val="FF0000"/>
          <w:sz w:val="20"/>
          <w:szCs w:val="20"/>
        </w:rPr>
      </w:pPr>
      <w:r w:rsidRPr="002F23CA">
        <w:rPr>
          <w:rFonts w:asciiTheme="minorBidi" w:hAnsiTheme="minorBidi" w:cstheme="minorBidi"/>
          <w:b/>
          <w:bCs/>
          <w:color w:val="FF0000"/>
          <w:sz w:val="20"/>
          <w:szCs w:val="20"/>
        </w:rPr>
        <w:t>Pairwise Energy Content from Amino Acid Composition</w:t>
      </w:r>
    </w:p>
    <w:p w14:paraId="2BC909F3"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2F23CA">
        <w:rPr>
          <w:rFonts w:asciiTheme="minorBidi" w:hAnsiTheme="minorBidi" w:cstheme="minorBidi"/>
          <w:color w:val="FF0000"/>
          <w:sz w:val="20"/>
          <w:szCs w:val="20"/>
        </w:rPr>
        <w:t>While the knowledge-based potential function relies on having the three-dimensional structure of a protein, many protein structures remain undetermined experimentally. To address this, we developed a method to estimate pairwise energy content based solely on amino acid composition.</w:t>
      </w:r>
    </w:p>
    <w:p w14:paraId="5A8F71BD" w14:textId="77777777" w:rsidR="004C143F" w:rsidRPr="005445F8" w:rsidRDefault="004C143F" w:rsidP="004C143F">
      <w:pPr>
        <w:spacing w:line="360" w:lineRule="auto"/>
        <w:rPr>
          <w:rFonts w:asciiTheme="minorBidi" w:hAnsiTheme="minorBidi" w:cstheme="minorBidi"/>
          <w:color w:val="FF0000"/>
          <w:sz w:val="20"/>
          <w:szCs w:val="20"/>
        </w:rPr>
      </w:pPr>
      <w:r w:rsidRPr="005445F8">
        <w:rPr>
          <w:rFonts w:asciiTheme="minorBidi" w:hAnsiTheme="minorBidi" w:cstheme="minorBidi"/>
          <w:b/>
          <w:bCs/>
          <w:color w:val="FF0000"/>
          <w:sz w:val="20"/>
          <w:szCs w:val="20"/>
        </w:rPr>
        <w:t>Energy Estimation:</w:t>
      </w:r>
      <w:r w:rsidRPr="005445F8">
        <w:rPr>
          <w:rFonts w:asciiTheme="minorBidi" w:hAnsiTheme="minorBidi" w:cstheme="minorBidi"/>
          <w:color w:val="FF0000"/>
          <w:sz w:val="20"/>
          <w:szCs w:val="20"/>
        </w:rPr>
        <w:t xml:space="preserve"> For each protein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in the training set:</w:t>
      </w:r>
    </w:p>
    <w:p w14:paraId="4C0B3DEB" w14:textId="77777777" w:rsidR="004C143F" w:rsidRPr="0007298E" w:rsidRDefault="004C143F" w:rsidP="004C143F">
      <w:pPr>
        <w:ind w:firstLine="720"/>
        <w:rPr>
          <w:rFonts w:asciiTheme="minorBidi" w:hAnsiTheme="minorBidi" w:cstheme="minorBidi"/>
          <w:color w:val="FF0000"/>
          <w:sz w:val="20"/>
          <w:szCs w:val="20"/>
        </w:rPr>
      </w:pPr>
      <w:r w:rsidRPr="005445F8">
        <w:rPr>
          <w:rFonts w:hAnsi="Symbol"/>
          <w:color w:val="FF0000"/>
        </w:rPr>
        <w:t></w:t>
      </w:r>
      <w:r w:rsidRPr="005445F8">
        <w:rPr>
          <w:color w:val="FF0000"/>
        </w:rPr>
        <w:t xml:space="preserve">  </w:t>
      </w:r>
      <m:oMath>
        <m:sSubSup>
          <m:sSubSupPr>
            <m:ctrlPr>
              <w:rPr>
                <w:rFonts w:ascii="Cambria Math" w:hAnsi="Cambria Math" w:cstheme="minorBid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w:t>
      </w:r>
      <w:r w:rsidRPr="0007298E">
        <w:rPr>
          <w:rFonts w:asciiTheme="minorBidi" w:hAnsiTheme="minorBidi" w:cstheme="minorBidi"/>
          <w:color w:val="FF0000"/>
          <w:sz w:val="20"/>
          <w:szCs w:val="20"/>
        </w:rPr>
        <w:t xml:space="preserve">denotes the energy of interactions between all residues of type </w:t>
      </w:r>
      <m:oMath>
        <m:r>
          <w:rPr>
            <w:rFonts w:ascii="Cambria Math" w:hAnsi="Cambria Math" w:cstheme="minorBidi"/>
            <w:color w:val="FF0000"/>
            <w:sz w:val="20"/>
            <w:szCs w:val="20"/>
          </w:rPr>
          <m:t>i</m:t>
        </m:r>
      </m:oMath>
      <w:r w:rsidRPr="0007298E">
        <w:rPr>
          <w:rFonts w:asciiTheme="minorBidi" w:hAnsiTheme="minorBidi" w:cstheme="minorBidi"/>
          <w:color w:val="FF0000"/>
          <w:sz w:val="20"/>
          <w:szCs w:val="20"/>
        </w:rPr>
        <w:t xml:space="preserve"> and all other amino</w:t>
      </w:r>
    </w:p>
    <w:p w14:paraId="66534D8A" w14:textId="77777777" w:rsidR="004C143F" w:rsidRPr="0007298E" w:rsidRDefault="004C143F" w:rsidP="004C143F">
      <w:pPr>
        <w:ind w:firstLine="720"/>
        <w:rPr>
          <w:rFonts w:asciiTheme="minorBidi" w:hAnsiTheme="minorBidi" w:cstheme="minorBidi"/>
          <w:color w:val="FF0000"/>
          <w:sz w:val="20"/>
          <w:szCs w:val="20"/>
        </w:rPr>
      </w:pPr>
      <w:r w:rsidRPr="0007298E">
        <w:rPr>
          <w:rFonts w:asciiTheme="minorBidi" w:hAnsiTheme="minorBidi" w:cstheme="minorBidi"/>
          <w:color w:val="FF0000"/>
          <w:sz w:val="20"/>
          <w:szCs w:val="20"/>
        </w:rPr>
        <w:t xml:space="preserve">acids in protein </w:t>
      </w:r>
      <m:oMath>
        <m:r>
          <w:rPr>
            <w:rFonts w:ascii="Cambria Math" w:hAnsi="Cambria Math" w:cstheme="minorBidi"/>
            <w:color w:val="FF0000"/>
            <w:sz w:val="20"/>
            <w:szCs w:val="20"/>
          </w:rPr>
          <m:t>S</m:t>
        </m:r>
      </m:oMath>
      <w:r w:rsidRPr="0007298E">
        <w:rPr>
          <w:rFonts w:asciiTheme="minorBidi" w:hAnsiTheme="minorBidi" w:cstheme="minorBidi"/>
          <w:color w:val="FF0000"/>
          <w:sz w:val="20"/>
          <w:szCs w:val="20"/>
        </w:rPr>
        <w:t>.</w:t>
      </w:r>
    </w:p>
    <w:p w14:paraId="24D299ED" w14:textId="77777777" w:rsidR="004C143F" w:rsidRPr="0007298E" w:rsidRDefault="004C143F" w:rsidP="004C143F">
      <w:pPr>
        <w:spacing w:line="360" w:lineRule="auto"/>
        <w:ind w:firstLine="720"/>
        <w:rPr>
          <w:rFonts w:asciiTheme="minorBidi" w:hAnsiTheme="minorBidi" w:cstheme="minorBidi"/>
          <w:color w:val="FF0000"/>
          <w:sz w:val="20"/>
          <w:szCs w:val="20"/>
        </w:rPr>
      </w:pPr>
      <w:r w:rsidRPr="005445F8">
        <w:rPr>
          <w:rFonts w:hAnsi="Symbol"/>
          <w:color w:val="FF0000"/>
        </w:rPr>
        <w:t></w:t>
      </w:r>
      <w:r w:rsidRPr="0007298E">
        <w:rPr>
          <w:rFonts w:asciiTheme="minorBidi" w:hAnsiTheme="minorBidi" w:cstheme="minorBidi"/>
          <w:color w:val="FF0000"/>
          <w:sz w:val="20"/>
          <w:szCs w:val="20"/>
        </w:rPr>
        <w:t xml:space="preserve"> The estimated energy </w:t>
      </w:r>
      <m:oMath>
        <m:acc>
          <m:accPr>
            <m:ctrlPr>
              <w:rPr>
                <w:rFonts w:ascii="Cambria Math" w:hAnsi="Cambria Math" w:cstheme="minorBidi"/>
                <w:color w:val="FF0000"/>
                <w:sz w:val="20"/>
                <w:szCs w:val="20"/>
              </w:rPr>
            </m:ctrlPr>
          </m:accPr>
          <m:e>
            <m:sSubSup>
              <m:sSubSupPr>
                <m:ctrlPr>
                  <w:rPr>
                    <w:rFonts w:ascii="Cambria Math" w:hAnsi="Cambria Math" w:cstheme="minorBid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oMath>
      <w:r w:rsidRPr="005445F8">
        <w:rPr>
          <w:rFonts w:asciiTheme="minorBidi" w:hAnsiTheme="minorBidi" w:cstheme="minorBidi"/>
          <w:color w:val="FF0000"/>
          <w:sz w:val="20"/>
          <w:szCs w:val="20"/>
        </w:rPr>
        <w:t xml:space="preserve"> </w:t>
      </w:r>
      <w:r w:rsidRPr="0007298E">
        <w:rPr>
          <w:rFonts w:asciiTheme="minorBidi" w:hAnsiTheme="minorBidi" w:cstheme="minorBidi"/>
          <w:sz w:val="20"/>
          <w:szCs w:val="20"/>
        </w:rPr>
        <w:t>​</w:t>
      </w:r>
      <w:r w:rsidRPr="0007298E">
        <w:rPr>
          <w:rFonts w:asciiTheme="minorBidi" w:hAnsiTheme="minorBidi" w:cstheme="minorBidi"/>
          <w:color w:val="FF0000"/>
          <w:sz w:val="20"/>
          <w:szCs w:val="20"/>
        </w:rPr>
        <w:t xml:space="preserve"> is calculated using:</w:t>
      </w:r>
    </w:p>
    <w:p w14:paraId="3E67D710" w14:textId="77777777" w:rsidR="004C143F" w:rsidRPr="005445F8" w:rsidRDefault="00000000" w:rsidP="004C143F">
      <w:pPr>
        <w:jc w:val="center"/>
        <w:rPr>
          <w:rFonts w:asciiTheme="minorBidi" w:eastAsia="Cambria Math" w:hAnsiTheme="minorBidi" w:cstheme="minorBidi"/>
          <w:color w:val="FF0000"/>
          <w:sz w:val="20"/>
          <w:szCs w:val="20"/>
        </w:rPr>
      </w:pPr>
      <m:oMathPara>
        <m:oMath>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eastAsia="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m:rPr>
              <m:sty m:val="p"/>
            </m:rPr>
            <w:rPr>
              <w:rFonts w:ascii="Cambria Math" w:hAnsi="Cambria Math" w:cstheme="minorBidi"/>
              <w:color w:val="FF0000"/>
              <w:sz w:val="20"/>
              <w:szCs w:val="20"/>
            </w:rPr>
            <m:t xml:space="preserve"> </m:t>
          </m:r>
          <m:nary>
            <m:naryPr>
              <m:chr m:val="∑"/>
              <m:ctrlPr>
                <w:rPr>
                  <w:rFonts w:ascii="Cambria Math" w:eastAsia="Cambria Math" w:hAnsi="Cambria Math" w:cstheme="minorBidi"/>
                  <w:color w:val="FF0000"/>
                  <w:sz w:val="20"/>
                  <w:szCs w:val="20"/>
                </w:rPr>
              </m:ctrlPr>
            </m:naryPr>
            <m:sub>
              <m:r>
                <w:rPr>
                  <w:rFonts w:ascii="Cambria Math" w:eastAsia="Cambria Math" w:hAnsi="Cambria Math" w:cstheme="minorBidi"/>
                  <w:color w:val="FF0000"/>
                  <w:sz w:val="20"/>
                  <w:szCs w:val="20"/>
                </w:rPr>
                <m:t>j=1</m:t>
              </m:r>
            </m:sub>
            <m:sup>
              <m:r>
                <w:rPr>
                  <w:rFonts w:ascii="Cambria Math" w:eastAsia="Cambria Math" w:hAnsi="Cambria Math" w:cstheme="minorBidi"/>
                  <w:color w:val="FF0000"/>
                  <w:sz w:val="20"/>
                  <w:szCs w:val="20"/>
                </w:rPr>
                <m:t>20</m:t>
              </m:r>
            </m:sup>
            <m:e>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eastAsia="Cambria Math" w:hAnsi="Cambria Math" w:cstheme="minorBidi"/>
                  <w:color w:val="FF0000"/>
                  <w:sz w:val="20"/>
                  <w:szCs w:val="20"/>
                </w:rPr>
                <m:t xml:space="preserve"> (3)</m:t>
              </m:r>
            </m:e>
          </m:nary>
        </m:oMath>
      </m:oMathPara>
    </w:p>
    <w:p w14:paraId="30B262F8"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lastRenderedPageBreak/>
        <w:t xml:space="preserve">where,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represents the frequency of amino acid type </w:t>
      </w:r>
      <m:oMath>
        <m:r>
          <w:rPr>
            <w:rFonts w:ascii="Cambria Math" w:hAnsi="Cambria Math" w:cstheme="minorBidi"/>
            <w:color w:val="FF0000"/>
            <w:sz w:val="20"/>
            <w:szCs w:val="20"/>
          </w:rPr>
          <m:t>i</m:t>
        </m:r>
      </m:oMath>
      <w:r w:rsidRPr="005445F8">
        <w:rPr>
          <w:rFonts w:asciiTheme="minorBidi" w:hAnsiTheme="minorBidi" w:cstheme="minorBidi"/>
          <w:color w:val="FF0000"/>
          <w:sz w:val="20"/>
          <w:szCs w:val="20"/>
        </w:rPr>
        <w:t xml:space="preserve"> in the structure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and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f>
          <m:fPr>
            <m:ctrlPr>
              <w:rPr>
                <w:rFonts w:ascii="Cambria Math" w:hAnsi="Cambria Math" w:cstheme="minorBidi"/>
                <w:i/>
                <w:color w:val="FF0000"/>
                <w:sz w:val="20"/>
                <w:szCs w:val="20"/>
              </w:rPr>
            </m:ctrlPr>
          </m:fPr>
          <m:num>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num>
          <m:den>
            <m:r>
              <w:rPr>
                <w:rFonts w:ascii="Cambria Math" w:hAnsi="Cambria Math" w:cstheme="minorBidi"/>
                <w:color w:val="FF0000"/>
                <w:sz w:val="20"/>
                <w:szCs w:val="20"/>
              </w:rPr>
              <m:t>L</m:t>
            </m:r>
          </m:den>
        </m:f>
      </m:oMath>
      <w:r w:rsidRPr="005445F8">
        <w:rPr>
          <w:rFonts w:asciiTheme="minorBidi" w:hAnsiTheme="minorBidi" w:cstheme="minorBidi"/>
          <w:color w:val="FF0000"/>
          <w:sz w:val="20"/>
          <w:szCs w:val="20"/>
        </w:rPr>
        <w:t xml:space="preserve">, is calculated as the ratio of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oMath>
      <w:r w:rsidRPr="005445F8">
        <w:rPr>
          <w:rFonts w:asciiTheme="minorBidi" w:hAnsiTheme="minorBidi" w:cstheme="minorBidi"/>
          <w:color w:val="FF0000"/>
          <w:sz w:val="20"/>
          <w:szCs w:val="20"/>
        </w:rPr>
        <w:t xml:space="preserve"> to the total number of amino acids 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denoted by </w:t>
      </w:r>
      <m:oMath>
        <m:r>
          <w:rPr>
            <w:rFonts w:ascii="Cambria Math" w:hAnsi="Cambria Math" w:cstheme="minorBidi"/>
            <w:color w:val="FF0000"/>
            <w:sz w:val="20"/>
            <w:szCs w:val="20"/>
          </w:rPr>
          <m:t>L</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delineating the dependence of amino acid</w:t>
      </w:r>
      <w:r w:rsidRPr="005445F8">
        <w:rPr>
          <w:color w:val="FF0000"/>
          <w:sz w:val="20"/>
          <w:szCs w:val="20"/>
        </w:rPr>
        <w:t xml:space="preserve"> </w:t>
      </w:r>
      <m:oMath>
        <m:r>
          <w:rPr>
            <w:rFonts w:ascii="Cambria Math" w:hAnsi="Cambria Math" w:cstheme="minorBidi"/>
            <w:color w:val="FF0000"/>
            <w:sz w:val="20"/>
            <w:szCs w:val="20"/>
          </w:rPr>
          <m:t>i</m:t>
        </m:r>
      </m:oMath>
      <w:r w:rsidRPr="005445F8">
        <w:rPr>
          <w:color w:val="FF0000"/>
          <w:sz w:val="20"/>
          <w:szCs w:val="20"/>
        </w:rPr>
        <w:t xml:space="preserve">'s </w:t>
      </w:r>
      <w:r w:rsidRPr="005445F8">
        <w:rPr>
          <w:rFonts w:asciiTheme="minorBidi" w:hAnsiTheme="minorBidi" w:cstheme="minorBidi"/>
          <w:color w:val="FF0000"/>
          <w:sz w:val="20"/>
          <w:szCs w:val="20"/>
        </w:rPr>
        <w:t xml:space="preserve">energy on the </w:t>
      </w:r>
      <m:oMath>
        <m:r>
          <w:rPr>
            <w:rFonts w:ascii="Cambria Math" w:hAnsi="Cambria Math"/>
            <w:color w:val="FF0000"/>
            <w:sz w:val="20"/>
            <w:szCs w:val="20"/>
          </w:rPr>
          <m:t>j</m:t>
        </m:r>
      </m:oMath>
      <w:r w:rsidRPr="005445F8">
        <w:rPr>
          <w:color w:val="FF0000"/>
          <w:sz w:val="20"/>
          <w:szCs w:val="20"/>
        </w:rPr>
        <w:t xml:space="preserve">th </w:t>
      </w:r>
      <w:r w:rsidRPr="005445F8">
        <w:rPr>
          <w:rFonts w:asciiTheme="minorBidi" w:hAnsiTheme="minorBidi" w:cstheme="minorBidi"/>
          <w:color w:val="FF0000"/>
          <w:sz w:val="20"/>
          <w:szCs w:val="20"/>
        </w:rPr>
        <w:t>element within the amino acid composition.</w:t>
      </w:r>
    </w:p>
    <w:p w14:paraId="468B9BFC"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Parameter Optimization:</w:t>
      </w:r>
      <w:r w:rsidRPr="005445F8">
        <w:rPr>
          <w:rFonts w:asciiTheme="minorBidi" w:hAnsiTheme="minorBidi" w:cstheme="minorBidi"/>
          <w:color w:val="FF0000"/>
          <w:sz w:val="20"/>
          <w:szCs w:val="20"/>
        </w:rPr>
        <w:t xml:space="preserve"> The parameters of each row of matrix P were optimized by minimizing the following objective function for each amino acid type</w:t>
      </w:r>
    </w:p>
    <w:p w14:paraId="74EBEEDB" w14:textId="77777777" w:rsidR="004C143F" w:rsidRPr="005445F8" w:rsidRDefault="00000000" w:rsidP="004C143F">
      <w:pPr>
        <w:spacing w:line="360" w:lineRule="auto"/>
        <w:jc w:val="center"/>
        <w:rPr>
          <w:rFonts w:asciiTheme="minorBidi" w:hAnsiTheme="minorBidi" w:cstheme="minorBidi"/>
          <w:color w:val="FF0000"/>
          <w:sz w:val="20"/>
          <w:szCs w:val="20"/>
          <w:rtl/>
          <w:lang w:bidi="fa-IR"/>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r>
            <w:rPr>
              <w:rFonts w:ascii="Cambria Math" w:hAnsi="Cambria Math" w:cstheme="minorBidi"/>
              <w:color w:val="FF0000"/>
              <w:sz w:val="20"/>
              <w:szCs w:val="20"/>
            </w:rPr>
            <m:t xml:space="preserve">= </m:t>
          </m:r>
          <m:nary>
            <m:naryPr>
              <m:chr m:val="∑"/>
              <m:limLoc m:val="undOvr"/>
              <m:supHide m:val="1"/>
              <m:ctrlPr>
                <w:rPr>
                  <w:rFonts w:ascii="Cambria Math" w:hAnsi="Cambria Math" w:cstheme="minorBidi"/>
                  <w:i/>
                  <w:color w:val="FF0000"/>
                  <w:sz w:val="20"/>
                  <w:szCs w:val="20"/>
                </w:rPr>
              </m:ctrlPr>
            </m:naryPr>
            <m:sub>
              <m:r>
                <w:rPr>
                  <w:rFonts w:ascii="Cambria Math" w:hAnsi="Cambria Math" w:cstheme="minorBidi"/>
                  <w:color w:val="FF0000"/>
                  <w:sz w:val="20"/>
                  <w:szCs w:val="20"/>
                </w:rPr>
                <m:t>S</m:t>
              </m:r>
            </m:sub>
            <m:sup/>
            <m:e>
              <m:sSup>
                <m:sSupPr>
                  <m:ctrlPr>
                    <w:rPr>
                      <w:rFonts w:ascii="Cambria Math" w:hAnsi="Cambria Math" w:cstheme="minorBidi"/>
                      <w:i/>
                      <w:color w:val="FF0000"/>
                      <w:sz w:val="20"/>
                      <w:szCs w:val="20"/>
                    </w:rPr>
                  </m:ctrlPr>
                </m:sSupPr>
                <m:e>
                  <m:r>
                    <w:rPr>
                      <w:rFonts w:ascii="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hAnsi="Cambria Math" w:cstheme="minorBidi"/>
                      <w:color w:val="FF0000"/>
                      <w:sz w:val="20"/>
                      <w:szCs w:val="20"/>
                    </w:rPr>
                    <m:t>)</m:t>
                  </m:r>
                </m:e>
                <m:sup>
                  <m:r>
                    <w:rPr>
                      <w:rFonts w:ascii="Cambria Math" w:hAnsi="Cambria Math"/>
                      <w:color w:val="FF0000"/>
                      <w:sz w:val="20"/>
                      <w:szCs w:val="20"/>
                    </w:rPr>
                    <m:t>2</m:t>
                  </m:r>
                </m:sup>
              </m:sSup>
            </m:e>
          </m:nary>
          <m:r>
            <w:rPr>
              <w:rFonts w:ascii="Cambria Math" w:hAnsi="Cambria Math" w:cstheme="minorBidi"/>
              <w:color w:val="FF0000"/>
              <w:sz w:val="20"/>
              <w:szCs w:val="20"/>
            </w:rPr>
            <m:t xml:space="preserve">  (4)</m:t>
          </m:r>
        </m:oMath>
      </m:oMathPara>
    </w:p>
    <w:p w14:paraId="1A373F5F"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By setting the partial derivatives </w:t>
      </w:r>
      <m:oMath>
        <m:f>
          <m:fPr>
            <m:ctrlPr>
              <w:rPr>
                <w:rFonts w:ascii="Cambria Math" w:hAnsi="Cambria Math" w:cstheme="minorBidi"/>
                <w:i/>
                <w:color w:val="FF0000"/>
                <w:sz w:val="20"/>
                <w:szCs w:val="20"/>
              </w:rPr>
            </m:ctrlPr>
          </m:fPr>
          <m:num>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num>
          <m:den>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den>
        </m:f>
        <m:r>
          <w:rPr>
            <w:rFonts w:ascii="Cambria Math" w:hAnsi="Cambria Math" w:cstheme="minorBidi"/>
            <w:color w:val="FF0000"/>
            <w:sz w:val="20"/>
            <w:szCs w:val="20"/>
          </w:rPr>
          <m:t>=0</m:t>
        </m:r>
      </m:oMath>
      <w:r w:rsidRPr="005445F8">
        <w:rPr>
          <w:rFonts w:asciiTheme="minorBidi" w:hAnsiTheme="minorBidi" w:cstheme="minorBidi"/>
          <w:color w:val="FF0000"/>
          <w:sz w:val="20"/>
          <w:szCs w:val="20"/>
        </w:rPr>
        <w:t xml:space="preserve"> for all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oMath>
      <w:r>
        <w:rPr>
          <w:rFonts w:asciiTheme="minorBidi" w:hAnsiTheme="minorBidi" w:cstheme="minorBidi"/>
          <w:color w:val="FF0000"/>
          <w:sz w:val="20"/>
          <w:szCs w:val="20"/>
        </w:rPr>
        <w:t>,</w:t>
      </w:r>
      <w:r w:rsidRPr="005445F8">
        <w:rPr>
          <w:rFonts w:asciiTheme="minorBidi" w:hAnsiTheme="minorBidi" w:cstheme="minorBidi"/>
          <w:color w:val="FF0000"/>
          <w:sz w:val="20"/>
          <w:szCs w:val="20"/>
        </w:rPr>
        <w:t xml:space="preserve"> a system of linear equations was obtained and solved using the Symbolic Math Toolbox in MATLAB. </w:t>
      </w:r>
    </w:p>
    <w:p w14:paraId="5486E412" w14:textId="77777777" w:rsidR="004C143F" w:rsidRPr="005445F8" w:rsidRDefault="004C143F" w:rsidP="004C143F">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Compositional Profile of Energy (CPE):</w:t>
      </w:r>
      <w:r w:rsidRPr="005445F8">
        <w:rPr>
          <w:rFonts w:asciiTheme="minorBidi" w:hAnsiTheme="minorBidi" w:cstheme="minorBidi"/>
          <w:color w:val="FF0000"/>
          <w:sz w:val="20"/>
          <w:szCs w:val="20"/>
        </w:rPr>
        <w:t xml:space="preserve"> For each pair of amino acid types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j</m:t>
        </m:r>
      </m:oMath>
      <w:r w:rsidRPr="005445F8">
        <w:rPr>
          <w:rFonts w:asciiTheme="minorBidi" w:hAnsiTheme="minorBidi" w:cstheme="minorBidi"/>
          <w:color w:val="FF0000"/>
          <w:sz w:val="20"/>
          <w:szCs w:val="20"/>
        </w:rPr>
        <w:t xml:space="preserve">, the energy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oMath>
      <w:r w:rsidRPr="005445F8">
        <w:rPr>
          <w:rFonts w:asciiTheme="minorBidi" w:hAnsiTheme="minorBidi" w:cstheme="minorBidi"/>
          <w:color w:val="FF0000"/>
          <w:sz w:val="20"/>
          <w:szCs w:val="20"/>
        </w:rPr>
        <w:t xml:space="preserve"> was estimated based on amino acid sequence composition:</w:t>
      </w:r>
    </w:p>
    <w:p w14:paraId="55E86818" w14:textId="77777777" w:rsidR="004C143F" w:rsidRPr="005445F8" w:rsidRDefault="00000000" w:rsidP="004C143F">
      <w:pPr>
        <w:spacing w:line="360" w:lineRule="auto"/>
        <w:jc w:val="both"/>
        <w:rPr>
          <w:rFonts w:asciiTheme="minorBidi" w:hAnsiTheme="minorBidi" w:cstheme="minorBidi"/>
          <w:color w:val="FF0000"/>
          <w:sz w:val="20"/>
          <w:szCs w:val="20"/>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r>
            <w:rPr>
              <w:rFonts w:ascii="Cambria Math" w:eastAsia="Cambria Math" w:hAnsi="Cambria Math" w:cstheme="minorBidi"/>
              <w:color w:val="FF0000"/>
              <w:sz w:val="20"/>
              <w:szCs w:val="20"/>
            </w:rPr>
            <m:t>=</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n</m:t>
              </m:r>
            </m:e>
            <m:sub>
              <m:r>
                <w:rPr>
                  <w:rFonts w:ascii="Cambria Math" w:eastAsia="Cambria Math" w:hAnsi="Cambria Math" w:cstheme="minorBidi"/>
                  <w:color w:val="FF0000"/>
                  <w:sz w:val="20"/>
                  <w:szCs w:val="20"/>
                </w:rPr>
                <m:t>i</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n</m:t>
              </m:r>
            </m:e>
            <m:sub>
              <m:r>
                <w:rPr>
                  <w:rFonts w:ascii="Cambria Math" w:eastAsia="Cambria Math" w:hAnsi="Cambria Math" w:cstheme="minorBidi"/>
                  <w:color w:val="FF0000"/>
                  <w:sz w:val="20"/>
                  <w:szCs w:val="20"/>
                </w:rPr>
                <m:t>j</m:t>
              </m:r>
            </m:sub>
          </m:sSub>
          <m:r>
            <m:rPr>
              <m:sty m:val="p"/>
            </m:rPr>
            <w:rPr>
              <w:rFonts w:ascii="Cambria Math" w:eastAsia="Cambria Math" w:hAnsi="Cambria Math" w:cstheme="minorBidi"/>
              <w:color w:val="FF0000"/>
              <w:sz w:val="20"/>
              <w:szCs w:val="20"/>
            </w:rPr>
            <m:t xml:space="preserve">     (5)</m:t>
          </m:r>
        </m:oMath>
      </m:oMathPara>
    </w:p>
    <w:p w14:paraId="4FEE4D97" w14:textId="77777777" w:rsidR="004C143F" w:rsidRPr="00B6573D" w:rsidRDefault="004C143F" w:rsidP="004C143F">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r>
          <w:rPr>
            <w:rFonts w:ascii="Cambria Math" w:eastAsia="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estimated using equation 4. </w:t>
      </w:r>
      <w:r w:rsidRPr="00B6573D">
        <w:rPr>
          <w:rFonts w:asciiTheme="minorBidi" w:hAnsiTheme="minorBidi" w:cstheme="minorBidi"/>
          <w:color w:val="FF0000"/>
          <w:sz w:val="20"/>
          <w:szCs w:val="20"/>
        </w:rPr>
        <w:t xml:space="preserve">This results in a 210-dimensional vector representing energy interactions between amino acid types based on composition alone. This vector is termed the </w:t>
      </w:r>
      <w:r w:rsidRPr="00DA1413">
        <w:rPr>
          <w:rFonts w:asciiTheme="minorBidi" w:hAnsiTheme="minorBidi" w:cstheme="minorBidi"/>
          <w:b/>
          <w:bCs/>
          <w:color w:val="FF0000"/>
          <w:sz w:val="20"/>
          <w:szCs w:val="20"/>
        </w:rPr>
        <w:t>Compositional Profile of Energy (CPE)</w:t>
      </w:r>
      <w:r w:rsidRPr="00B6573D">
        <w:rPr>
          <w:rFonts w:asciiTheme="minorBidi" w:hAnsiTheme="minorBidi" w:cstheme="minorBidi"/>
          <w:color w:val="FF0000"/>
          <w:sz w:val="20"/>
          <w:szCs w:val="20"/>
        </w:rPr>
        <w:t xml:space="preserve"> and is normalized according to protein length.</w:t>
      </w:r>
    </w:p>
    <w:p w14:paraId="073FDF50" w14:textId="042370C7" w:rsidR="004C143F" w:rsidRDefault="004C143F" w:rsidP="00590248">
      <w:pPr>
        <w:jc w:val="lowKashida"/>
        <w:rPr>
          <w:rFonts w:asciiTheme="minorBidi" w:hAnsiTheme="minorBidi" w:cstheme="minorBidi"/>
          <w:color w:val="074F6A" w:themeColor="accent4" w:themeShade="80"/>
          <w:sz w:val="22"/>
          <w:szCs w:val="22"/>
        </w:rPr>
      </w:pPr>
      <w:r>
        <w:rPr>
          <w:rFonts w:asciiTheme="minorBidi" w:hAnsiTheme="minorBidi" w:cstheme="minorBidi"/>
          <w:color w:val="074F6A" w:themeColor="accent4" w:themeShade="80"/>
          <w:sz w:val="22"/>
          <w:szCs w:val="22"/>
        </w:rPr>
        <w:t>”</w:t>
      </w:r>
    </w:p>
    <w:p w14:paraId="569B0B76" w14:textId="77777777" w:rsidR="004C143F" w:rsidRPr="00590248" w:rsidRDefault="004C143F" w:rsidP="00590248">
      <w:pPr>
        <w:jc w:val="lowKashida"/>
        <w:rPr>
          <w:rFonts w:asciiTheme="minorBidi" w:hAnsiTheme="minorBidi" w:cstheme="minorBidi"/>
          <w:color w:val="074F6A" w:themeColor="accent4" w:themeShade="80"/>
          <w:sz w:val="22"/>
          <w:szCs w:val="22"/>
        </w:rPr>
      </w:pPr>
    </w:p>
    <w:p w14:paraId="61039494" w14:textId="335EF3F7"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fldChar w:fldCharType="begin"/>
      </w:r>
      <w:r w:rsidRPr="00590248">
        <w:rPr>
          <w:rFonts w:asciiTheme="minorBidi" w:hAnsiTheme="minorBidi" w:cstheme="minorBidi"/>
          <w:color w:val="000000" w:themeColor="text1"/>
          <w:sz w:val="22"/>
          <w:szCs w:val="22"/>
        </w:rPr>
        <w:instrText xml:space="preserve"> INCLUDEPICTURE "https://lh7-rt.googleusercontent.com/docsz/AD_4nXfquv-3L_uEw7Y-m-kKxym2578PJ8daG20uA5cWP1L3PoUmxnUxGP6tt4UWR21YgX2edthB9IZA6cxsOULVTzCiWKTTiw50zn5lfXmxCDerLtebC7jVMc0NC4hZCTsmJ3Y0FOD-crFVBESf51o6DJhSXoIk?key=TFaiXVW5XhwRlL5MgHWPJg" \* MERGEFORMATINET </w:instrText>
      </w:r>
      <w:r w:rsidRPr="00590248">
        <w:rPr>
          <w:rFonts w:asciiTheme="minorBidi" w:hAnsiTheme="minorBidi" w:cstheme="minorBidi"/>
          <w:color w:val="000000" w:themeColor="text1"/>
          <w:sz w:val="22"/>
          <w:szCs w:val="22"/>
        </w:rPr>
        <w:fldChar w:fldCharType="separate"/>
      </w:r>
      <w:r w:rsidRPr="00590248">
        <w:rPr>
          <w:rFonts w:asciiTheme="minorBidi" w:hAnsiTheme="minorBidi" w:cstheme="minorBidi"/>
          <w:noProof/>
          <w:color w:val="000000" w:themeColor="text1"/>
          <w:sz w:val="22"/>
          <w:szCs w:val="22"/>
        </w:rPr>
        <w:drawing>
          <wp:inline distT="0" distB="0" distL="0" distR="0" wp14:anchorId="42012EF8" wp14:editId="7D99C4B7">
            <wp:extent cx="5943600" cy="2400300"/>
            <wp:effectExtent l="0" t="0" r="0" b="0"/>
            <wp:docPr id="1135947495" name="Picture 24"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7495" name="Picture 24" descr="A diagram of a cell block&#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r w:rsidRPr="00590248">
        <w:rPr>
          <w:rFonts w:asciiTheme="minorBidi" w:hAnsiTheme="minorBidi" w:cstheme="minorBidi"/>
          <w:color w:val="000000" w:themeColor="text1"/>
          <w:sz w:val="22"/>
          <w:szCs w:val="22"/>
        </w:rPr>
        <w:fldChar w:fldCharType="end"/>
      </w:r>
    </w:p>
    <w:p w14:paraId="6167DA4A" w14:textId="77777777" w:rsidR="00590248" w:rsidRPr="00590248" w:rsidRDefault="00590248" w:rsidP="00590248">
      <w:pPr>
        <w:jc w:val="lowKashida"/>
        <w:rPr>
          <w:rFonts w:asciiTheme="minorBidi" w:hAnsiTheme="minorBidi" w:cstheme="minorBidi"/>
          <w:color w:val="FF0000"/>
          <w:sz w:val="20"/>
          <w:szCs w:val="20"/>
        </w:rPr>
      </w:pPr>
      <w:r w:rsidRPr="00590248">
        <w:rPr>
          <w:rFonts w:asciiTheme="minorBidi" w:hAnsiTheme="minorBidi" w:cstheme="minorBidi"/>
          <w:b/>
          <w:bCs/>
          <w:color w:val="FF0000"/>
          <w:sz w:val="20"/>
          <w:szCs w:val="20"/>
        </w:rPr>
        <w:t>Fig. 1</w:t>
      </w:r>
      <w:r w:rsidRPr="00590248">
        <w:rPr>
          <w:rFonts w:asciiTheme="minorBidi" w:hAnsiTheme="minorBidi" w:cstheme="minorBidi"/>
          <w:color w:val="FF0000"/>
          <w:sz w:val="20"/>
          <w:szCs w:val="20"/>
        </w:rPr>
        <w:t xml:space="preserve"> | A) Construction of the knowledge-based potential function. B) Estimation of the predictor matrix P. C) Construction of the structural profile of energy (SPE) based on protein structure. D) Construction of the compositional profile of energy (CPE) based on protein sequence.</w:t>
      </w:r>
    </w:p>
    <w:p w14:paraId="682E31A1" w14:textId="77777777" w:rsidR="00590248" w:rsidRPr="00590248" w:rsidRDefault="00590248" w:rsidP="00590248">
      <w:pPr>
        <w:jc w:val="lowKashida"/>
        <w:rPr>
          <w:rFonts w:asciiTheme="minorBidi" w:hAnsiTheme="minorBidi" w:cstheme="minorBidi"/>
          <w:color w:val="000000" w:themeColor="text1"/>
          <w:sz w:val="22"/>
          <w:szCs w:val="22"/>
        </w:rPr>
      </w:pPr>
    </w:p>
    <w:p w14:paraId="4F32EB24" w14:textId="063D4ADF" w:rsidR="00590248" w:rsidRPr="00590248" w:rsidRDefault="00590248" w:rsidP="00590248">
      <w:pPr>
        <w:jc w:val="lowKashida"/>
        <w:rPr>
          <w:rFonts w:asciiTheme="minorBidi" w:hAnsiTheme="minorBidi" w:cstheme="minorBidi"/>
          <w:color w:val="000000" w:themeColor="text1"/>
          <w:sz w:val="22"/>
          <w:szCs w:val="22"/>
        </w:rPr>
      </w:pPr>
      <w:r w:rsidRPr="00590248">
        <w:rPr>
          <w:rFonts w:asciiTheme="minorBidi" w:hAnsiTheme="minorBidi" w:cstheme="minorBidi"/>
          <w:color w:val="000000" w:themeColor="text1"/>
          <w:sz w:val="22"/>
          <w:szCs w:val="22"/>
        </w:rPr>
        <w:t>8</w:t>
      </w:r>
      <w:r w:rsidR="004A3E67">
        <w:rPr>
          <w:rFonts w:asciiTheme="minorBidi" w:hAnsiTheme="minorBidi" w:cstheme="minorBidi"/>
          <w:color w:val="000000" w:themeColor="text1"/>
          <w:sz w:val="22"/>
          <w:szCs w:val="22"/>
        </w:rPr>
        <w:t>)</w:t>
      </w:r>
      <w:r w:rsidRPr="00590248">
        <w:rPr>
          <w:rFonts w:asciiTheme="minorBidi" w:hAnsiTheme="minorBidi" w:cstheme="minorBidi"/>
          <w:color w:val="000000" w:themeColor="text1"/>
          <w:sz w:val="22"/>
          <w:szCs w:val="22"/>
        </w:rPr>
        <w:t xml:space="preserve"> The GITHUB repository contains all the described datasets and code; however, it would benefit from additional documentation. Specifically, further explanation on how to execute and run the scripts would be valuable. Additionally, guidance on how to interpret the outputs of these scripts is necessary for users to fully understand and utilize the provided tools. The repository and the manuscript should include a comprehensive table listing all the datasets used in the manuscript. This table should detail the exact names of the datasets and provide direct pointers to the files containing them. This improvement would greatly enhance the usability and transparency of the repository.</w:t>
      </w:r>
    </w:p>
    <w:p w14:paraId="6F73B55E" w14:textId="77777777" w:rsidR="00590248" w:rsidRPr="00590248" w:rsidRDefault="00590248" w:rsidP="00590248">
      <w:pPr>
        <w:jc w:val="lowKashida"/>
        <w:rPr>
          <w:rFonts w:asciiTheme="minorBidi" w:hAnsiTheme="minorBidi" w:cstheme="minorBidi"/>
          <w:color w:val="000000" w:themeColor="text1"/>
          <w:sz w:val="22"/>
          <w:szCs w:val="22"/>
        </w:rPr>
      </w:pPr>
    </w:p>
    <w:p w14:paraId="67C701A9" w14:textId="271DF055" w:rsidR="00590248" w:rsidRDefault="00540330" w:rsidP="00E9680C">
      <w:pPr>
        <w:jc w:val="lowKashida"/>
        <w:rPr>
          <w:rFonts w:asciiTheme="minorBidi" w:hAnsiTheme="minorBidi" w:cstheme="minorBidi"/>
          <w:color w:val="000000" w:themeColor="text1"/>
          <w:sz w:val="22"/>
          <w:szCs w:val="22"/>
        </w:rPr>
      </w:pPr>
      <w:ins w:id="93" w:author="Andressoo, Jaan-Olle" w:date="2024-10-24T16:40:00Z">
        <w:r w:rsidRPr="00052053">
          <w:rPr>
            <w:rFonts w:asciiTheme="minorBidi" w:hAnsiTheme="minorBidi" w:cstheme="minorBidi"/>
            <w:color w:val="074F6A" w:themeColor="accent4" w:themeShade="80"/>
            <w:sz w:val="22"/>
            <w:szCs w:val="22"/>
          </w:rPr>
          <w:t>ANSWER</w:t>
        </w:r>
        <w:r w:rsidRPr="00590248">
          <w:rPr>
            <w:rFonts w:asciiTheme="minorBidi" w:hAnsiTheme="minorBidi" w:cstheme="minorBidi"/>
            <w:color w:val="074F6A" w:themeColor="accent4" w:themeShade="80"/>
            <w:sz w:val="22"/>
            <w:szCs w:val="22"/>
          </w:rPr>
          <w:t xml:space="preserve">: We </w:t>
        </w:r>
        <w:r>
          <w:rPr>
            <w:rFonts w:asciiTheme="minorBidi" w:hAnsiTheme="minorBidi" w:cstheme="minorBidi"/>
            <w:color w:val="074F6A" w:themeColor="accent4" w:themeShade="80"/>
            <w:sz w:val="22"/>
            <w:szCs w:val="22"/>
          </w:rPr>
          <w:t>have now….</w:t>
        </w:r>
      </w:ins>
    </w:p>
    <w:p w14:paraId="51319D9E" w14:textId="77777777" w:rsidR="00590248" w:rsidRDefault="00590248" w:rsidP="00E9680C">
      <w:pPr>
        <w:jc w:val="lowKashida"/>
        <w:rPr>
          <w:rFonts w:asciiTheme="minorBidi" w:hAnsiTheme="minorBidi" w:cstheme="minorBidi"/>
          <w:color w:val="000000" w:themeColor="text1"/>
          <w:sz w:val="22"/>
          <w:szCs w:val="22"/>
        </w:rPr>
      </w:pPr>
    </w:p>
    <w:p w14:paraId="66B3B58F" w14:textId="3973327D" w:rsidR="00590248" w:rsidRPr="00590248" w:rsidDel="00540330" w:rsidRDefault="00590248" w:rsidP="00590248">
      <w:pPr>
        <w:jc w:val="lowKashida"/>
        <w:rPr>
          <w:del w:id="94" w:author="Andressoo, Jaan-Olle" w:date="2024-10-24T16:39:00Z"/>
          <w:rFonts w:asciiTheme="minorBidi" w:hAnsiTheme="minorBidi" w:cstheme="minorBidi"/>
          <w:color w:val="000000" w:themeColor="text1"/>
          <w:sz w:val="22"/>
          <w:szCs w:val="22"/>
        </w:rPr>
      </w:pPr>
      <w:del w:id="95" w:author="Andressoo, Jaan-Olle" w:date="2024-10-24T16:39:00Z">
        <w:r w:rsidRPr="00590248" w:rsidDel="00540330">
          <w:rPr>
            <w:rFonts w:asciiTheme="minorBidi" w:hAnsiTheme="minorBidi" w:cstheme="minorBidi"/>
            <w:color w:val="000000" w:themeColor="text1"/>
            <w:sz w:val="22"/>
            <w:szCs w:val="22"/>
          </w:rPr>
          <w:delText xml:space="preserve">Reviewer </w:delText>
        </w:r>
        <w:r w:rsidR="00623411" w:rsidDel="00540330">
          <w:rPr>
            <w:rFonts w:asciiTheme="minorBidi" w:hAnsiTheme="minorBidi" w:cstheme="minorBidi"/>
            <w:color w:val="000000" w:themeColor="text1"/>
            <w:sz w:val="22"/>
            <w:szCs w:val="22"/>
          </w:rPr>
          <w:delText>3</w:delText>
        </w:r>
        <w:r w:rsidRPr="00590248" w:rsidDel="00540330">
          <w:rPr>
            <w:rFonts w:asciiTheme="minorBidi" w:hAnsiTheme="minorBidi" w:cstheme="minorBidi"/>
            <w:color w:val="000000" w:themeColor="text1"/>
            <w:sz w:val="22"/>
            <w:szCs w:val="22"/>
          </w:rPr>
          <w:delText>:</w:delText>
        </w:r>
      </w:del>
    </w:p>
    <w:p w14:paraId="1749124F" w14:textId="1364B716" w:rsidR="00590248" w:rsidRPr="00590248" w:rsidDel="00540330" w:rsidRDefault="00590248" w:rsidP="00590248">
      <w:pPr>
        <w:jc w:val="lowKashida"/>
        <w:rPr>
          <w:del w:id="96" w:author="Andressoo, Jaan-Olle" w:date="2024-10-24T16:39:00Z"/>
          <w:rFonts w:asciiTheme="minorBidi" w:hAnsiTheme="minorBidi" w:cstheme="minorBidi"/>
          <w:color w:val="000000" w:themeColor="text1"/>
          <w:sz w:val="22"/>
          <w:szCs w:val="22"/>
        </w:rPr>
      </w:pPr>
    </w:p>
    <w:p w14:paraId="69500EA1" w14:textId="6DE5E00A" w:rsidR="00590248" w:rsidRPr="00590248" w:rsidDel="00540330" w:rsidRDefault="00590248" w:rsidP="00590248">
      <w:pPr>
        <w:jc w:val="lowKashida"/>
        <w:rPr>
          <w:del w:id="97" w:author="Andressoo, Jaan-Olle" w:date="2024-10-24T16:39:00Z"/>
          <w:rFonts w:asciiTheme="minorBidi" w:hAnsiTheme="minorBidi" w:cstheme="minorBidi"/>
          <w:color w:val="000000" w:themeColor="text1"/>
          <w:sz w:val="22"/>
          <w:szCs w:val="22"/>
        </w:rPr>
      </w:pPr>
      <w:del w:id="98" w:author="Andressoo, Jaan-Olle" w:date="2024-10-24T16:39:00Z">
        <w:r w:rsidRPr="00590248" w:rsidDel="00540330">
          <w:rPr>
            <w:rFonts w:asciiTheme="minorBidi" w:hAnsiTheme="minorBidi" w:cstheme="minorBidi"/>
            <w:color w:val="000000" w:themeColor="text1"/>
            <w:sz w:val="22"/>
            <w:szCs w:val="22"/>
          </w:rPr>
          <w:delText>The repository contains all the described datasets and code; however, it would benefit from additional documentation. Specifically, further explanation on how to execute and run the scripts would be valuable. Additionally, guidance on how to interpret the outputs of these scripts is necessary for users to fully understand and utilize the provided tools.</w:delText>
        </w:r>
      </w:del>
    </w:p>
    <w:p w14:paraId="3F4E1D97" w14:textId="26D0D1C0" w:rsidR="00590248" w:rsidRPr="00590248" w:rsidDel="00540330" w:rsidRDefault="00590248" w:rsidP="00590248">
      <w:pPr>
        <w:jc w:val="lowKashida"/>
        <w:rPr>
          <w:del w:id="99" w:author="Andressoo, Jaan-Olle" w:date="2024-10-24T16:39:00Z"/>
          <w:rFonts w:asciiTheme="minorBidi" w:hAnsiTheme="minorBidi" w:cstheme="minorBidi"/>
          <w:color w:val="000000" w:themeColor="text1"/>
          <w:sz w:val="22"/>
          <w:szCs w:val="22"/>
        </w:rPr>
      </w:pPr>
    </w:p>
    <w:p w14:paraId="32D2014C" w14:textId="380C6653" w:rsidR="00590248" w:rsidRPr="00590248" w:rsidDel="00540330" w:rsidRDefault="00590248" w:rsidP="00590248">
      <w:pPr>
        <w:jc w:val="lowKashida"/>
        <w:rPr>
          <w:del w:id="100" w:author="Andressoo, Jaan-Olle" w:date="2024-10-24T16:39:00Z"/>
          <w:rFonts w:asciiTheme="minorBidi" w:hAnsiTheme="minorBidi" w:cstheme="minorBidi"/>
          <w:color w:val="000000" w:themeColor="text1"/>
          <w:sz w:val="22"/>
          <w:szCs w:val="22"/>
        </w:rPr>
      </w:pPr>
      <w:del w:id="101" w:author="Andressoo, Jaan-Olle" w:date="2024-10-24T16:39:00Z">
        <w:r w:rsidRPr="00590248" w:rsidDel="00540330">
          <w:rPr>
            <w:rFonts w:asciiTheme="minorBidi" w:hAnsiTheme="minorBidi" w:cstheme="minorBidi"/>
            <w:color w:val="000000" w:themeColor="text1"/>
            <w:sz w:val="22"/>
            <w:szCs w:val="22"/>
          </w:rPr>
          <w:delText>Furthermore, the repository should include a comprehensive table listing all the datasets used in the manuscript. This table should detail the exact names of the datasets and provide direct pointers to the files containing them. This improvement would greatly enhance the usability and transparency of the repository.</w:delText>
        </w:r>
      </w:del>
    </w:p>
    <w:p w14:paraId="3D88997A" w14:textId="77777777" w:rsidR="00590248" w:rsidRPr="00590248" w:rsidRDefault="00590248" w:rsidP="00590248">
      <w:pPr>
        <w:jc w:val="lowKashida"/>
        <w:rPr>
          <w:rFonts w:asciiTheme="minorBidi" w:hAnsiTheme="minorBidi" w:cstheme="minorBidi"/>
          <w:color w:val="000000" w:themeColor="text1"/>
          <w:sz w:val="22"/>
          <w:szCs w:val="22"/>
        </w:rPr>
      </w:pPr>
    </w:p>
    <w:p w14:paraId="69E5C770" w14:textId="77777777" w:rsidR="00590248" w:rsidRPr="00BF2244" w:rsidRDefault="00590248" w:rsidP="00E9680C">
      <w:pPr>
        <w:jc w:val="lowKashida"/>
        <w:rPr>
          <w:rFonts w:asciiTheme="minorBidi" w:hAnsiTheme="minorBidi" w:cstheme="minorBidi"/>
          <w:color w:val="000000" w:themeColor="text1"/>
          <w:sz w:val="22"/>
          <w:szCs w:val="22"/>
        </w:rPr>
      </w:pPr>
    </w:p>
    <w:sectPr w:rsidR="00590248" w:rsidRPr="00BF2244">
      <w:footerReference w:type="even"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dressoo, Jaan-Olle" w:date="2024-10-23T06:31:00Z" w:initials="AJO">
    <w:p w14:paraId="0A499E9B" w14:textId="77777777" w:rsidR="00AB3960" w:rsidRDefault="00166979" w:rsidP="00AB3960">
      <w:pPr>
        <w:pStyle w:val="CommentText"/>
      </w:pPr>
      <w:r>
        <w:rPr>
          <w:rStyle w:val="CommentReference"/>
        </w:rPr>
        <w:annotationRef/>
      </w:r>
      <w:r w:rsidR="00AB3960">
        <w:rPr>
          <w:lang w:val="fi-FI"/>
        </w:rPr>
        <w:t xml:space="preserve">Can I see all new figures please? Here - pls try to use space efficiently -there is a lot of white space which is unused within the figure panels, and text is too small to see well, you could enlarge all text and information wo loosing anything. Pls make it easy to see and easy to read? </w:t>
      </w:r>
    </w:p>
  </w:comment>
  <w:comment w:id="2" w:author="Andressoo, Jaan-Olle" w:date="2024-10-23T06:29:00Z" w:initials="AJO">
    <w:p w14:paraId="57E4256E" w14:textId="199EC807" w:rsidR="00166979" w:rsidRDefault="00166979" w:rsidP="00166979">
      <w:pPr>
        <w:pStyle w:val="CommentText"/>
      </w:pPr>
      <w:r>
        <w:rPr>
          <w:rStyle w:val="CommentReference"/>
        </w:rPr>
        <w:annotationRef/>
      </w:r>
      <w:r>
        <w:rPr>
          <w:lang w:val="fi-FI"/>
        </w:rPr>
        <w:t>but...it says 200s on the figure?</w:t>
      </w:r>
    </w:p>
  </w:comment>
  <w:comment w:id="1" w:author="Andressoo, Jaan-Olle" w:date="2024-10-24T12:06:00Z" w:initials="JA">
    <w:p w14:paraId="05B1C931" w14:textId="77777777" w:rsidR="00A13E75" w:rsidRDefault="00A13E75" w:rsidP="00A13E75">
      <w:pPr>
        <w:pStyle w:val="CommentText"/>
      </w:pPr>
      <w:r>
        <w:rPr>
          <w:rStyle w:val="CommentReference"/>
        </w:rPr>
        <w:annotationRef/>
      </w:r>
      <w:r>
        <w:rPr>
          <w:lang w:val="fi-FI"/>
        </w:rPr>
        <w:t>I would add third zoom-in to illustrate CPE better</w:t>
      </w:r>
    </w:p>
  </w:comment>
  <w:comment w:id="3" w:author="Andressoo, Jaan-Olle" w:date="2024-10-24T11:44:00Z" w:initials="JA">
    <w:p w14:paraId="288BA004" w14:textId="39C72716" w:rsidR="007F098A" w:rsidRDefault="007F098A" w:rsidP="007F098A">
      <w:pPr>
        <w:pStyle w:val="CommentText"/>
      </w:pPr>
      <w:r>
        <w:rPr>
          <w:rStyle w:val="CommentReference"/>
        </w:rPr>
        <w:annotationRef/>
      </w:r>
      <w:r>
        <w:rPr>
          <w:lang w:val="fi-FI"/>
        </w:rPr>
        <w:t>at to me here unclear where and what is C5? Can you pls clarify here?</w:t>
      </w:r>
    </w:p>
  </w:comment>
  <w:comment w:id="4" w:author="Andressoo, Jaan-Olle" w:date="2024-10-24T11:57:00Z" w:initials="JA">
    <w:p w14:paraId="1A60D036" w14:textId="77777777" w:rsidR="00AF35AB" w:rsidRDefault="00AF35AB" w:rsidP="00AF35AB">
      <w:pPr>
        <w:pStyle w:val="CommentText"/>
      </w:pPr>
      <w:r>
        <w:rPr>
          <w:rStyle w:val="CommentReference"/>
        </w:rPr>
        <w:annotationRef/>
      </w:r>
      <w:r>
        <w:rPr>
          <w:lang w:val="fi-FI"/>
        </w:rPr>
        <w:t>I would add another zoom in to illustrate CPE time better, just lift panel I down.</w:t>
      </w:r>
    </w:p>
  </w:comment>
  <w:comment w:id="5" w:author="Andressoo, Jaan-Olle" w:date="2024-10-24T12:26:00Z" w:initials="JA">
    <w:p w14:paraId="68A787EF" w14:textId="77777777" w:rsidR="00743910" w:rsidRDefault="00743910" w:rsidP="00743910">
      <w:pPr>
        <w:pStyle w:val="CommentText"/>
      </w:pPr>
      <w:r>
        <w:rPr>
          <w:rStyle w:val="CommentReference"/>
        </w:rPr>
        <w:annotationRef/>
      </w:r>
      <w:r>
        <w:rPr>
          <w:lang w:val="fi-FI"/>
        </w:rPr>
        <w:t>Have you compared and illustrated the comparison?</w:t>
      </w:r>
    </w:p>
  </w:comment>
  <w:comment w:id="6" w:author="Andressoo, Jaan-Olle" w:date="2024-10-24T12:21:00Z" w:initials="JA">
    <w:p w14:paraId="269525A9" w14:textId="5E48E8F9" w:rsidR="00743910" w:rsidRDefault="00743910" w:rsidP="00743910">
      <w:pPr>
        <w:pStyle w:val="CommentText"/>
      </w:pPr>
      <w:r>
        <w:rPr>
          <w:rStyle w:val="CommentReference"/>
        </w:rPr>
        <w:annotationRef/>
      </w:r>
      <w:r>
        <w:rPr>
          <w:lang w:val="fi-FI"/>
        </w:rPr>
        <w:t>excellent!</w:t>
      </w:r>
    </w:p>
  </w:comment>
  <w:comment w:id="7" w:author="Andressoo, Jaan-Olle" w:date="2024-10-24T12:22:00Z" w:initials="JA">
    <w:p w14:paraId="6B383C38" w14:textId="77777777" w:rsidR="00743910" w:rsidRDefault="00743910" w:rsidP="00743910">
      <w:pPr>
        <w:pStyle w:val="CommentText"/>
      </w:pPr>
      <w:r>
        <w:rPr>
          <w:rStyle w:val="CommentReference"/>
        </w:rPr>
        <w:annotationRef/>
      </w:r>
      <w:r>
        <w:rPr>
          <w:lang w:val="fi-FI"/>
        </w:rPr>
        <w:t>cool term☺️</w:t>
      </w:r>
    </w:p>
  </w:comment>
  <w:comment w:id="8" w:author="Andressoo, Jaan-Olle" w:date="2024-10-24T12:31:00Z" w:initials="JA">
    <w:p w14:paraId="60270459" w14:textId="77777777" w:rsidR="00475AC1" w:rsidRDefault="00743910" w:rsidP="00475AC1">
      <w:pPr>
        <w:pStyle w:val="CommentText"/>
      </w:pPr>
      <w:r>
        <w:rPr>
          <w:rStyle w:val="CommentReference"/>
        </w:rPr>
        <w:annotationRef/>
      </w:r>
      <w:r w:rsidR="00475AC1">
        <w:rPr>
          <w:lang w:val="fi-FI"/>
        </w:rPr>
        <w:t>Might it be New Table 4 instead, the one below?</w:t>
      </w:r>
    </w:p>
  </w:comment>
  <w:comment w:id="54" w:author="Andressoo, Jaan-Olle" w:date="2024-10-24T13:51:00Z" w:initials="JA">
    <w:p w14:paraId="1B15C008" w14:textId="77777777" w:rsidR="00253BBA" w:rsidRDefault="00253BBA" w:rsidP="00253BBA">
      <w:pPr>
        <w:pStyle w:val="CommentText"/>
      </w:pPr>
      <w:r>
        <w:rPr>
          <w:rStyle w:val="CommentReference"/>
        </w:rPr>
        <w:annotationRef/>
      </w:r>
      <w:r>
        <w:rPr>
          <w:lang w:val="fi-FI"/>
        </w:rPr>
        <w:t>In fact exactly like this- should be referenced all changes you have made into the ms. Make it easy for the reviewer to find where in the revised ms the changes are made to address specific concern.</w:t>
      </w:r>
    </w:p>
  </w:comment>
  <w:comment w:id="55" w:author="Andressoo, Jaan-Olle" w:date="2024-10-24T13:55:00Z" w:initials="JA">
    <w:p w14:paraId="7F69A54B" w14:textId="77777777" w:rsidR="002C74AA" w:rsidRDefault="002C74AA" w:rsidP="002C74AA">
      <w:pPr>
        <w:pStyle w:val="CommentText"/>
      </w:pPr>
      <w:r>
        <w:rPr>
          <w:rStyle w:val="CommentReference"/>
        </w:rPr>
        <w:annotationRef/>
      </w:r>
      <w:r>
        <w:rPr>
          <w:lang w:val="fi-FI"/>
        </w:rPr>
        <w:t>Just wondering whether it should be mentioned also how computationally heavy this or each method is?</w:t>
      </w:r>
    </w:p>
  </w:comment>
  <w:comment w:id="87" w:author="Andressoo, Jaan-Olle" w:date="2024-10-24T16:31:00Z" w:initials="AJO">
    <w:p w14:paraId="0B22F166" w14:textId="77777777" w:rsidR="003E174C" w:rsidRDefault="003E174C" w:rsidP="003E174C">
      <w:pPr>
        <w:pStyle w:val="CommentText"/>
      </w:pPr>
      <w:r>
        <w:rPr>
          <w:rStyle w:val="CommentReference"/>
        </w:rPr>
        <w:annotationRef/>
      </w:r>
      <w:r>
        <w:rPr>
          <w:lang w:val="fi-FI"/>
        </w:rPr>
        <w:t>since stability is not ”a protein interaction”</w:t>
      </w:r>
    </w:p>
  </w:comment>
  <w:comment w:id="83" w:author="Andressoo, Jaan-Olle" w:date="2024-10-24T16:36:00Z" w:initials="AJO">
    <w:p w14:paraId="59C7AA82" w14:textId="77777777" w:rsidR="003E174C" w:rsidRDefault="003E174C" w:rsidP="003E174C">
      <w:pPr>
        <w:pStyle w:val="CommentText"/>
      </w:pPr>
      <w:r>
        <w:rPr>
          <w:rStyle w:val="CommentReference"/>
        </w:rPr>
        <w:annotationRef/>
      </w:r>
      <w:r>
        <w:rPr>
          <w:lang w:val="fi-FI"/>
        </w:rPr>
        <w:t>Lovely! Well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A499E9B" w15:done="0"/>
  <w15:commentEx w15:paraId="57E4256E" w15:done="0"/>
  <w15:commentEx w15:paraId="05B1C931" w15:done="0"/>
  <w15:commentEx w15:paraId="288BA004" w15:done="0"/>
  <w15:commentEx w15:paraId="1A60D036" w15:done="0"/>
  <w15:commentEx w15:paraId="68A787EF" w15:done="0"/>
  <w15:commentEx w15:paraId="269525A9" w15:done="0"/>
  <w15:commentEx w15:paraId="6B383C38" w15:done="0"/>
  <w15:commentEx w15:paraId="60270459" w15:done="0"/>
  <w15:commentEx w15:paraId="1B15C008" w15:done="0"/>
  <w15:commentEx w15:paraId="7F69A54B" w15:done="0"/>
  <w15:commentEx w15:paraId="0B22F166" w15:done="0"/>
  <w15:commentEx w15:paraId="59C7AA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C316AB" w16cex:dateUtc="2024-10-23T03:31:00Z"/>
  <w16cex:commentExtensible w16cex:durableId="2AC3162C" w16cex:dateUtc="2024-10-23T03:29:00Z"/>
  <w16cex:commentExtensible w16cex:durableId="2AC4B6E2" w16cex:dateUtc="2024-10-24T09:06:00Z"/>
  <w16cex:commentExtensible w16cex:durableId="2AC4B1A4" w16cex:dateUtc="2024-10-24T08:44:00Z"/>
  <w16cex:commentExtensible w16cex:durableId="2AC4B48F" w16cex:dateUtc="2024-10-24T08:57:00Z"/>
  <w16cex:commentExtensible w16cex:durableId="2AC4BB7B" w16cex:dateUtc="2024-10-24T09:26:00Z"/>
  <w16cex:commentExtensible w16cex:durableId="2AC4BA5A" w16cex:dateUtc="2024-10-24T09:21:00Z"/>
  <w16cex:commentExtensible w16cex:durableId="2AC4BA9E" w16cex:dateUtc="2024-10-24T09:22:00Z"/>
  <w16cex:commentExtensible w16cex:durableId="2AC4BCA3" w16cex:dateUtc="2024-10-24T09:31:00Z"/>
  <w16cex:commentExtensible w16cex:durableId="2AC4CF53" w16cex:dateUtc="2024-10-24T10:51:00Z"/>
  <w16cex:commentExtensible w16cex:durableId="2AC4D05D" w16cex:dateUtc="2024-10-24T10:55:00Z"/>
  <w16cex:commentExtensible w16cex:durableId="2AC4F4FD" w16cex:dateUtc="2024-10-24T13:31:00Z"/>
  <w16cex:commentExtensible w16cex:durableId="2AC4F61E" w16cex:dateUtc="2024-10-24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A499E9B" w16cid:durableId="2AC316AB"/>
  <w16cid:commentId w16cid:paraId="57E4256E" w16cid:durableId="2AC3162C"/>
  <w16cid:commentId w16cid:paraId="05B1C931" w16cid:durableId="2AC4B6E2"/>
  <w16cid:commentId w16cid:paraId="288BA004" w16cid:durableId="2AC4B1A4"/>
  <w16cid:commentId w16cid:paraId="1A60D036" w16cid:durableId="2AC4B48F"/>
  <w16cid:commentId w16cid:paraId="68A787EF" w16cid:durableId="2AC4BB7B"/>
  <w16cid:commentId w16cid:paraId="269525A9" w16cid:durableId="2AC4BA5A"/>
  <w16cid:commentId w16cid:paraId="6B383C38" w16cid:durableId="2AC4BA9E"/>
  <w16cid:commentId w16cid:paraId="60270459" w16cid:durableId="2AC4BCA3"/>
  <w16cid:commentId w16cid:paraId="1B15C008" w16cid:durableId="2AC4CF53"/>
  <w16cid:commentId w16cid:paraId="7F69A54B" w16cid:durableId="2AC4D05D"/>
  <w16cid:commentId w16cid:paraId="0B22F166" w16cid:durableId="2AC4F4FD"/>
  <w16cid:commentId w16cid:paraId="59C7AA82" w16cid:durableId="2AC4F6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DC1E9" w14:textId="77777777" w:rsidR="00A922CC" w:rsidRDefault="00A922CC" w:rsidP="00193D8A">
      <w:r>
        <w:separator/>
      </w:r>
    </w:p>
  </w:endnote>
  <w:endnote w:type="continuationSeparator" w:id="0">
    <w:p w14:paraId="43386935" w14:textId="77777777" w:rsidR="00A922CC" w:rsidRDefault="00A922CC" w:rsidP="00193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41961588"/>
      <w:docPartObj>
        <w:docPartGallery w:val="Page Numbers (Bottom of Page)"/>
        <w:docPartUnique/>
      </w:docPartObj>
    </w:sdtPr>
    <w:sdtContent>
      <w:p w14:paraId="503806FF" w14:textId="67257592" w:rsidR="00193D8A" w:rsidRDefault="00193D8A" w:rsidP="005D3E2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0E0739" w14:textId="77777777" w:rsidR="00193D8A" w:rsidRDefault="00193D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82478791"/>
      <w:docPartObj>
        <w:docPartGallery w:val="Page Numbers (Bottom of Page)"/>
        <w:docPartUnique/>
      </w:docPartObj>
    </w:sdtPr>
    <w:sdtContent>
      <w:p w14:paraId="601B119B" w14:textId="100A2DFB" w:rsidR="00193D8A" w:rsidRDefault="00193D8A" w:rsidP="005D3E2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A4FA16" w14:textId="77777777" w:rsidR="00193D8A" w:rsidRDefault="00193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AAA2F" w14:textId="77777777" w:rsidR="00A922CC" w:rsidRDefault="00A922CC" w:rsidP="00193D8A">
      <w:r>
        <w:separator/>
      </w:r>
    </w:p>
  </w:footnote>
  <w:footnote w:type="continuationSeparator" w:id="0">
    <w:p w14:paraId="5FE74B85" w14:textId="77777777" w:rsidR="00A922CC" w:rsidRDefault="00A922CC" w:rsidP="00193D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A2483"/>
    <w:multiLevelType w:val="multilevel"/>
    <w:tmpl w:val="C9F2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CC74A0"/>
    <w:multiLevelType w:val="multilevel"/>
    <w:tmpl w:val="D982D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8230943">
    <w:abstractNumId w:val="0"/>
  </w:num>
  <w:num w:numId="2" w16cid:durableId="372265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ssoo, Jaan-Olle">
    <w15:presenceInfo w15:providerId="AD" w15:userId="S::andresso@ad.helsinki.fi::3d35dbf6-3df8-484a-ba09-f282926770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D3B"/>
    <w:rsid w:val="000002EF"/>
    <w:rsid w:val="00002150"/>
    <w:rsid w:val="00004CEB"/>
    <w:rsid w:val="0002303F"/>
    <w:rsid w:val="000238E9"/>
    <w:rsid w:val="00026D40"/>
    <w:rsid w:val="00036551"/>
    <w:rsid w:val="0003700D"/>
    <w:rsid w:val="00044902"/>
    <w:rsid w:val="00050AE9"/>
    <w:rsid w:val="00052053"/>
    <w:rsid w:val="00070794"/>
    <w:rsid w:val="00071CCB"/>
    <w:rsid w:val="000849CF"/>
    <w:rsid w:val="000940C3"/>
    <w:rsid w:val="00096CB8"/>
    <w:rsid w:val="000A6513"/>
    <w:rsid w:val="000A799C"/>
    <w:rsid w:val="000B4C38"/>
    <w:rsid w:val="000B521F"/>
    <w:rsid w:val="000B7CEF"/>
    <w:rsid w:val="000C3C61"/>
    <w:rsid w:val="000D1F68"/>
    <w:rsid w:val="000D4EB8"/>
    <w:rsid w:val="000D73DE"/>
    <w:rsid w:val="000E1030"/>
    <w:rsid w:val="000E4F44"/>
    <w:rsid w:val="000E5EF5"/>
    <w:rsid w:val="000E6D04"/>
    <w:rsid w:val="000F167E"/>
    <w:rsid w:val="000F2A71"/>
    <w:rsid w:val="000F38EE"/>
    <w:rsid w:val="000F43F5"/>
    <w:rsid w:val="000F5A7F"/>
    <w:rsid w:val="000F6781"/>
    <w:rsid w:val="00104A30"/>
    <w:rsid w:val="00125B3F"/>
    <w:rsid w:val="001315DE"/>
    <w:rsid w:val="00140031"/>
    <w:rsid w:val="0014194A"/>
    <w:rsid w:val="00143E40"/>
    <w:rsid w:val="00145BB3"/>
    <w:rsid w:val="001465A9"/>
    <w:rsid w:val="00146A10"/>
    <w:rsid w:val="0016003C"/>
    <w:rsid w:val="00160D1A"/>
    <w:rsid w:val="00166979"/>
    <w:rsid w:val="0018083E"/>
    <w:rsid w:val="00193D8A"/>
    <w:rsid w:val="0019599D"/>
    <w:rsid w:val="001A65D3"/>
    <w:rsid w:val="001B3223"/>
    <w:rsid w:val="001B3AA4"/>
    <w:rsid w:val="001B576C"/>
    <w:rsid w:val="001B6F44"/>
    <w:rsid w:val="001B75F8"/>
    <w:rsid w:val="001C6998"/>
    <w:rsid w:val="001C6F68"/>
    <w:rsid w:val="001C7C82"/>
    <w:rsid w:val="001D0DE2"/>
    <w:rsid w:val="001D698B"/>
    <w:rsid w:val="00202805"/>
    <w:rsid w:val="002118EA"/>
    <w:rsid w:val="00232203"/>
    <w:rsid w:val="002348F4"/>
    <w:rsid w:val="002412E4"/>
    <w:rsid w:val="00253BBA"/>
    <w:rsid w:val="00257AA8"/>
    <w:rsid w:val="00257C3E"/>
    <w:rsid w:val="00261961"/>
    <w:rsid w:val="002701AA"/>
    <w:rsid w:val="00273976"/>
    <w:rsid w:val="00274E62"/>
    <w:rsid w:val="00275E3F"/>
    <w:rsid w:val="0028422A"/>
    <w:rsid w:val="0028514C"/>
    <w:rsid w:val="00291569"/>
    <w:rsid w:val="002A17DA"/>
    <w:rsid w:val="002A2EB9"/>
    <w:rsid w:val="002A37AD"/>
    <w:rsid w:val="002A4FDD"/>
    <w:rsid w:val="002A6999"/>
    <w:rsid w:val="002A7E43"/>
    <w:rsid w:val="002B101B"/>
    <w:rsid w:val="002B52AA"/>
    <w:rsid w:val="002C0BAE"/>
    <w:rsid w:val="002C4D60"/>
    <w:rsid w:val="002C55D1"/>
    <w:rsid w:val="002C74AA"/>
    <w:rsid w:val="002D0747"/>
    <w:rsid w:val="002D14D6"/>
    <w:rsid w:val="002D2636"/>
    <w:rsid w:val="002E16FC"/>
    <w:rsid w:val="002E5812"/>
    <w:rsid w:val="002E7BD0"/>
    <w:rsid w:val="002F6109"/>
    <w:rsid w:val="00322ECB"/>
    <w:rsid w:val="003279AF"/>
    <w:rsid w:val="003355EE"/>
    <w:rsid w:val="00343541"/>
    <w:rsid w:val="003574F7"/>
    <w:rsid w:val="00357C07"/>
    <w:rsid w:val="00357C0F"/>
    <w:rsid w:val="00365D5A"/>
    <w:rsid w:val="00372665"/>
    <w:rsid w:val="00392CFC"/>
    <w:rsid w:val="0039763A"/>
    <w:rsid w:val="003A0C1B"/>
    <w:rsid w:val="003A46AF"/>
    <w:rsid w:val="003B0209"/>
    <w:rsid w:val="003B1B9D"/>
    <w:rsid w:val="003B7EFC"/>
    <w:rsid w:val="003C1AEC"/>
    <w:rsid w:val="003C6BEF"/>
    <w:rsid w:val="003D3417"/>
    <w:rsid w:val="003D3861"/>
    <w:rsid w:val="003E174C"/>
    <w:rsid w:val="003E1E46"/>
    <w:rsid w:val="003E79E3"/>
    <w:rsid w:val="00402D61"/>
    <w:rsid w:val="00423022"/>
    <w:rsid w:val="004278E7"/>
    <w:rsid w:val="0043291C"/>
    <w:rsid w:val="004340AC"/>
    <w:rsid w:val="00437D3F"/>
    <w:rsid w:val="0044695A"/>
    <w:rsid w:val="00450982"/>
    <w:rsid w:val="004606BC"/>
    <w:rsid w:val="00475AC1"/>
    <w:rsid w:val="004838ED"/>
    <w:rsid w:val="00486BC8"/>
    <w:rsid w:val="004A3E67"/>
    <w:rsid w:val="004A3EE2"/>
    <w:rsid w:val="004A560C"/>
    <w:rsid w:val="004A584E"/>
    <w:rsid w:val="004A7A0C"/>
    <w:rsid w:val="004B5801"/>
    <w:rsid w:val="004C143F"/>
    <w:rsid w:val="004C1E57"/>
    <w:rsid w:val="004C204C"/>
    <w:rsid w:val="004C3F2A"/>
    <w:rsid w:val="004C637E"/>
    <w:rsid w:val="004D00E9"/>
    <w:rsid w:val="004D3D83"/>
    <w:rsid w:val="004E3D85"/>
    <w:rsid w:val="004E3FB3"/>
    <w:rsid w:val="004F214B"/>
    <w:rsid w:val="005064C9"/>
    <w:rsid w:val="00511D6B"/>
    <w:rsid w:val="00514440"/>
    <w:rsid w:val="0051478A"/>
    <w:rsid w:val="00523D45"/>
    <w:rsid w:val="00525B27"/>
    <w:rsid w:val="00531B73"/>
    <w:rsid w:val="00534226"/>
    <w:rsid w:val="005343BB"/>
    <w:rsid w:val="00534FAD"/>
    <w:rsid w:val="0053579C"/>
    <w:rsid w:val="00540330"/>
    <w:rsid w:val="0054654F"/>
    <w:rsid w:val="00550E88"/>
    <w:rsid w:val="00556B61"/>
    <w:rsid w:val="00563811"/>
    <w:rsid w:val="005711C7"/>
    <w:rsid w:val="00572297"/>
    <w:rsid w:val="005757C1"/>
    <w:rsid w:val="00577875"/>
    <w:rsid w:val="0058167C"/>
    <w:rsid w:val="00586F6A"/>
    <w:rsid w:val="00590248"/>
    <w:rsid w:val="00590CCA"/>
    <w:rsid w:val="00590EF0"/>
    <w:rsid w:val="00595A94"/>
    <w:rsid w:val="0059634C"/>
    <w:rsid w:val="00596E58"/>
    <w:rsid w:val="005A3C57"/>
    <w:rsid w:val="005A3D65"/>
    <w:rsid w:val="005B025A"/>
    <w:rsid w:val="005B3DC1"/>
    <w:rsid w:val="005C3785"/>
    <w:rsid w:val="005D02C1"/>
    <w:rsid w:val="005D27FD"/>
    <w:rsid w:val="005D3E54"/>
    <w:rsid w:val="005F41F0"/>
    <w:rsid w:val="005F7965"/>
    <w:rsid w:val="00601BD1"/>
    <w:rsid w:val="0061036A"/>
    <w:rsid w:val="00623411"/>
    <w:rsid w:val="00636630"/>
    <w:rsid w:val="00636F39"/>
    <w:rsid w:val="00637416"/>
    <w:rsid w:val="006419E0"/>
    <w:rsid w:val="0064371B"/>
    <w:rsid w:val="00644A1D"/>
    <w:rsid w:val="0065096A"/>
    <w:rsid w:val="00653652"/>
    <w:rsid w:val="00654CFE"/>
    <w:rsid w:val="00655014"/>
    <w:rsid w:val="0065698D"/>
    <w:rsid w:val="00662F67"/>
    <w:rsid w:val="00663FAC"/>
    <w:rsid w:val="0066658F"/>
    <w:rsid w:val="00684A5C"/>
    <w:rsid w:val="0069378F"/>
    <w:rsid w:val="00696683"/>
    <w:rsid w:val="006A1F19"/>
    <w:rsid w:val="006A3436"/>
    <w:rsid w:val="006A53E3"/>
    <w:rsid w:val="006B0541"/>
    <w:rsid w:val="006C2101"/>
    <w:rsid w:val="006C246A"/>
    <w:rsid w:val="006C3170"/>
    <w:rsid w:val="006C343C"/>
    <w:rsid w:val="006C48C7"/>
    <w:rsid w:val="006E4380"/>
    <w:rsid w:val="006F7B33"/>
    <w:rsid w:val="00703DA8"/>
    <w:rsid w:val="007045FF"/>
    <w:rsid w:val="0070582A"/>
    <w:rsid w:val="00705A83"/>
    <w:rsid w:val="00706818"/>
    <w:rsid w:val="007115CC"/>
    <w:rsid w:val="007155CE"/>
    <w:rsid w:val="00722540"/>
    <w:rsid w:val="00722DB3"/>
    <w:rsid w:val="007252AF"/>
    <w:rsid w:val="00733BB4"/>
    <w:rsid w:val="00734C52"/>
    <w:rsid w:val="00743910"/>
    <w:rsid w:val="007442DA"/>
    <w:rsid w:val="0074624A"/>
    <w:rsid w:val="007558D2"/>
    <w:rsid w:val="00757E49"/>
    <w:rsid w:val="00772360"/>
    <w:rsid w:val="007808BB"/>
    <w:rsid w:val="00781049"/>
    <w:rsid w:val="0078519B"/>
    <w:rsid w:val="00790907"/>
    <w:rsid w:val="007912C9"/>
    <w:rsid w:val="0079394D"/>
    <w:rsid w:val="00793AAA"/>
    <w:rsid w:val="007A43D3"/>
    <w:rsid w:val="007C0A1C"/>
    <w:rsid w:val="007D2DFF"/>
    <w:rsid w:val="007D2F8A"/>
    <w:rsid w:val="007E0F15"/>
    <w:rsid w:val="007F098A"/>
    <w:rsid w:val="007F723C"/>
    <w:rsid w:val="0080189B"/>
    <w:rsid w:val="00805E1E"/>
    <w:rsid w:val="00806488"/>
    <w:rsid w:val="00806A92"/>
    <w:rsid w:val="00811D3B"/>
    <w:rsid w:val="00812136"/>
    <w:rsid w:val="00812250"/>
    <w:rsid w:val="00824BEA"/>
    <w:rsid w:val="008446D5"/>
    <w:rsid w:val="0084579E"/>
    <w:rsid w:val="00846043"/>
    <w:rsid w:val="00852AAF"/>
    <w:rsid w:val="00857A37"/>
    <w:rsid w:val="0086159B"/>
    <w:rsid w:val="008620F9"/>
    <w:rsid w:val="008636D8"/>
    <w:rsid w:val="00867839"/>
    <w:rsid w:val="008814C0"/>
    <w:rsid w:val="008817AE"/>
    <w:rsid w:val="008840CA"/>
    <w:rsid w:val="0088522C"/>
    <w:rsid w:val="00893EBE"/>
    <w:rsid w:val="00895664"/>
    <w:rsid w:val="008A01C7"/>
    <w:rsid w:val="008A6A04"/>
    <w:rsid w:val="008A760F"/>
    <w:rsid w:val="008D2044"/>
    <w:rsid w:val="008E270F"/>
    <w:rsid w:val="008E761B"/>
    <w:rsid w:val="008F59AE"/>
    <w:rsid w:val="00910E8B"/>
    <w:rsid w:val="00914D7F"/>
    <w:rsid w:val="00931420"/>
    <w:rsid w:val="0093203A"/>
    <w:rsid w:val="00943A22"/>
    <w:rsid w:val="00947FA8"/>
    <w:rsid w:val="0097028B"/>
    <w:rsid w:val="0097608F"/>
    <w:rsid w:val="0097721D"/>
    <w:rsid w:val="00982259"/>
    <w:rsid w:val="00990CF0"/>
    <w:rsid w:val="009930A1"/>
    <w:rsid w:val="009A4648"/>
    <w:rsid w:val="009C068C"/>
    <w:rsid w:val="009C4EB6"/>
    <w:rsid w:val="009C72BD"/>
    <w:rsid w:val="009D6410"/>
    <w:rsid w:val="009E741C"/>
    <w:rsid w:val="009F7B79"/>
    <w:rsid w:val="00A01470"/>
    <w:rsid w:val="00A034E2"/>
    <w:rsid w:val="00A044BF"/>
    <w:rsid w:val="00A118A1"/>
    <w:rsid w:val="00A13E75"/>
    <w:rsid w:val="00A312CE"/>
    <w:rsid w:val="00A32422"/>
    <w:rsid w:val="00A415A9"/>
    <w:rsid w:val="00A4392A"/>
    <w:rsid w:val="00A45D7C"/>
    <w:rsid w:val="00A51A1E"/>
    <w:rsid w:val="00A52135"/>
    <w:rsid w:val="00A52B00"/>
    <w:rsid w:val="00A60B61"/>
    <w:rsid w:val="00A6162A"/>
    <w:rsid w:val="00A72C93"/>
    <w:rsid w:val="00A7396D"/>
    <w:rsid w:val="00A8599B"/>
    <w:rsid w:val="00A922CC"/>
    <w:rsid w:val="00AA1FD0"/>
    <w:rsid w:val="00AA246F"/>
    <w:rsid w:val="00AA262A"/>
    <w:rsid w:val="00AB08A1"/>
    <w:rsid w:val="00AB3960"/>
    <w:rsid w:val="00AB405C"/>
    <w:rsid w:val="00AD1509"/>
    <w:rsid w:val="00AD3B4B"/>
    <w:rsid w:val="00AD4FDE"/>
    <w:rsid w:val="00AD73C3"/>
    <w:rsid w:val="00AE10DD"/>
    <w:rsid w:val="00AE337D"/>
    <w:rsid w:val="00AE6ED3"/>
    <w:rsid w:val="00AE7CFC"/>
    <w:rsid w:val="00AF29DD"/>
    <w:rsid w:val="00AF35AB"/>
    <w:rsid w:val="00AF4AED"/>
    <w:rsid w:val="00AF69A3"/>
    <w:rsid w:val="00B029D5"/>
    <w:rsid w:val="00B02B5A"/>
    <w:rsid w:val="00B03ACB"/>
    <w:rsid w:val="00B0656B"/>
    <w:rsid w:val="00B07590"/>
    <w:rsid w:val="00B2079E"/>
    <w:rsid w:val="00B21BF4"/>
    <w:rsid w:val="00B23C82"/>
    <w:rsid w:val="00B24E13"/>
    <w:rsid w:val="00B341C7"/>
    <w:rsid w:val="00B34D40"/>
    <w:rsid w:val="00B4484A"/>
    <w:rsid w:val="00B4602C"/>
    <w:rsid w:val="00B50F8E"/>
    <w:rsid w:val="00B5277B"/>
    <w:rsid w:val="00B52DF5"/>
    <w:rsid w:val="00B55494"/>
    <w:rsid w:val="00B55514"/>
    <w:rsid w:val="00B66CC0"/>
    <w:rsid w:val="00B722A9"/>
    <w:rsid w:val="00B807BA"/>
    <w:rsid w:val="00B80E31"/>
    <w:rsid w:val="00B81158"/>
    <w:rsid w:val="00B944D2"/>
    <w:rsid w:val="00BA6AE4"/>
    <w:rsid w:val="00BB0F04"/>
    <w:rsid w:val="00BB75DD"/>
    <w:rsid w:val="00BB7895"/>
    <w:rsid w:val="00BC35A7"/>
    <w:rsid w:val="00BC55B8"/>
    <w:rsid w:val="00BC701A"/>
    <w:rsid w:val="00BD1C2D"/>
    <w:rsid w:val="00BD6AD1"/>
    <w:rsid w:val="00BF2244"/>
    <w:rsid w:val="00C0037C"/>
    <w:rsid w:val="00C0350C"/>
    <w:rsid w:val="00C05E9E"/>
    <w:rsid w:val="00C14860"/>
    <w:rsid w:val="00C1674F"/>
    <w:rsid w:val="00C27C3A"/>
    <w:rsid w:val="00C3055D"/>
    <w:rsid w:val="00C35136"/>
    <w:rsid w:val="00C44910"/>
    <w:rsid w:val="00C47593"/>
    <w:rsid w:val="00C47B83"/>
    <w:rsid w:val="00C507FF"/>
    <w:rsid w:val="00C60169"/>
    <w:rsid w:val="00C609FE"/>
    <w:rsid w:val="00C62D70"/>
    <w:rsid w:val="00C72A60"/>
    <w:rsid w:val="00C83D4D"/>
    <w:rsid w:val="00C844C2"/>
    <w:rsid w:val="00C84C7D"/>
    <w:rsid w:val="00C900D6"/>
    <w:rsid w:val="00C952EB"/>
    <w:rsid w:val="00C97969"/>
    <w:rsid w:val="00CA40B4"/>
    <w:rsid w:val="00CA4B55"/>
    <w:rsid w:val="00CD71F5"/>
    <w:rsid w:val="00CE4FC5"/>
    <w:rsid w:val="00CF615E"/>
    <w:rsid w:val="00CF70A9"/>
    <w:rsid w:val="00D05277"/>
    <w:rsid w:val="00D053FA"/>
    <w:rsid w:val="00D059F5"/>
    <w:rsid w:val="00D06232"/>
    <w:rsid w:val="00D114D6"/>
    <w:rsid w:val="00D17866"/>
    <w:rsid w:val="00D17DE4"/>
    <w:rsid w:val="00D20A38"/>
    <w:rsid w:val="00D479B8"/>
    <w:rsid w:val="00D75D1D"/>
    <w:rsid w:val="00D811CD"/>
    <w:rsid w:val="00D8486D"/>
    <w:rsid w:val="00D90B40"/>
    <w:rsid w:val="00D91011"/>
    <w:rsid w:val="00DA0686"/>
    <w:rsid w:val="00DB6689"/>
    <w:rsid w:val="00DC1E6E"/>
    <w:rsid w:val="00DC2B54"/>
    <w:rsid w:val="00DC74B3"/>
    <w:rsid w:val="00DD07F1"/>
    <w:rsid w:val="00DE1639"/>
    <w:rsid w:val="00DE1ED3"/>
    <w:rsid w:val="00DF7502"/>
    <w:rsid w:val="00E11CC4"/>
    <w:rsid w:val="00E14996"/>
    <w:rsid w:val="00E156E2"/>
    <w:rsid w:val="00E176BF"/>
    <w:rsid w:val="00E27FB6"/>
    <w:rsid w:val="00E45F0E"/>
    <w:rsid w:val="00E51F8A"/>
    <w:rsid w:val="00E52BBB"/>
    <w:rsid w:val="00E550A1"/>
    <w:rsid w:val="00E56D76"/>
    <w:rsid w:val="00E5798E"/>
    <w:rsid w:val="00E7075C"/>
    <w:rsid w:val="00E76499"/>
    <w:rsid w:val="00E84ED1"/>
    <w:rsid w:val="00E916C5"/>
    <w:rsid w:val="00E9370B"/>
    <w:rsid w:val="00E93763"/>
    <w:rsid w:val="00E9680C"/>
    <w:rsid w:val="00EA74BA"/>
    <w:rsid w:val="00EB2277"/>
    <w:rsid w:val="00EB4020"/>
    <w:rsid w:val="00EC2917"/>
    <w:rsid w:val="00EC3685"/>
    <w:rsid w:val="00ED5E38"/>
    <w:rsid w:val="00EE518D"/>
    <w:rsid w:val="00EE68DB"/>
    <w:rsid w:val="00EE7FCA"/>
    <w:rsid w:val="00F13A60"/>
    <w:rsid w:val="00F15880"/>
    <w:rsid w:val="00F162A3"/>
    <w:rsid w:val="00F17A66"/>
    <w:rsid w:val="00F21084"/>
    <w:rsid w:val="00F21501"/>
    <w:rsid w:val="00F222BE"/>
    <w:rsid w:val="00F33A53"/>
    <w:rsid w:val="00F34F71"/>
    <w:rsid w:val="00F36956"/>
    <w:rsid w:val="00F43C49"/>
    <w:rsid w:val="00F43D0E"/>
    <w:rsid w:val="00F508E1"/>
    <w:rsid w:val="00F53318"/>
    <w:rsid w:val="00F55B9B"/>
    <w:rsid w:val="00F77673"/>
    <w:rsid w:val="00F85787"/>
    <w:rsid w:val="00F86C61"/>
    <w:rsid w:val="00F86F57"/>
    <w:rsid w:val="00F94B53"/>
    <w:rsid w:val="00FB3B31"/>
    <w:rsid w:val="00FB51FE"/>
    <w:rsid w:val="00FC4C5E"/>
    <w:rsid w:val="00FC668C"/>
    <w:rsid w:val="00FC7870"/>
    <w:rsid w:val="00FE19FF"/>
    <w:rsid w:val="00FF0F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1774B"/>
  <w15:chartTrackingRefBased/>
  <w15:docId w15:val="{CFCEF2D8-21E4-2D4C-A6D5-29356A2B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94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11D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1D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1D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1D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1D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1D3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1D3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1D3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1D3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D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1D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1D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1D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1D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1D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1D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1D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1D3B"/>
    <w:rPr>
      <w:rFonts w:eastAsiaTheme="majorEastAsia" w:cstheme="majorBidi"/>
      <w:color w:val="272727" w:themeColor="text1" w:themeTint="D8"/>
    </w:rPr>
  </w:style>
  <w:style w:type="paragraph" w:styleId="Title">
    <w:name w:val="Title"/>
    <w:basedOn w:val="Normal"/>
    <w:next w:val="Normal"/>
    <w:link w:val="TitleChar"/>
    <w:uiPriority w:val="10"/>
    <w:qFormat/>
    <w:rsid w:val="00811D3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D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1D3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1D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1D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11D3B"/>
    <w:rPr>
      <w:i/>
      <w:iCs/>
      <w:color w:val="404040" w:themeColor="text1" w:themeTint="BF"/>
    </w:rPr>
  </w:style>
  <w:style w:type="paragraph" w:styleId="ListParagraph">
    <w:name w:val="List Paragraph"/>
    <w:basedOn w:val="Normal"/>
    <w:uiPriority w:val="34"/>
    <w:qFormat/>
    <w:rsid w:val="00811D3B"/>
    <w:pPr>
      <w:ind w:left="720"/>
      <w:contextualSpacing/>
    </w:pPr>
  </w:style>
  <w:style w:type="character" w:styleId="IntenseEmphasis">
    <w:name w:val="Intense Emphasis"/>
    <w:basedOn w:val="DefaultParagraphFont"/>
    <w:uiPriority w:val="21"/>
    <w:qFormat/>
    <w:rsid w:val="00811D3B"/>
    <w:rPr>
      <w:i/>
      <w:iCs/>
      <w:color w:val="0F4761" w:themeColor="accent1" w:themeShade="BF"/>
    </w:rPr>
  </w:style>
  <w:style w:type="paragraph" w:styleId="IntenseQuote">
    <w:name w:val="Intense Quote"/>
    <w:basedOn w:val="Normal"/>
    <w:next w:val="Normal"/>
    <w:link w:val="IntenseQuoteChar"/>
    <w:uiPriority w:val="30"/>
    <w:qFormat/>
    <w:rsid w:val="00811D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1D3B"/>
    <w:rPr>
      <w:i/>
      <w:iCs/>
      <w:color w:val="0F4761" w:themeColor="accent1" w:themeShade="BF"/>
    </w:rPr>
  </w:style>
  <w:style w:type="character" w:styleId="IntenseReference">
    <w:name w:val="Intense Reference"/>
    <w:basedOn w:val="DefaultParagraphFont"/>
    <w:uiPriority w:val="32"/>
    <w:qFormat/>
    <w:rsid w:val="00811D3B"/>
    <w:rPr>
      <w:b/>
      <w:bCs/>
      <w:smallCaps/>
      <w:color w:val="0F4761" w:themeColor="accent1" w:themeShade="BF"/>
      <w:spacing w:val="5"/>
    </w:rPr>
  </w:style>
  <w:style w:type="character" w:styleId="Strong">
    <w:name w:val="Strong"/>
    <w:basedOn w:val="DefaultParagraphFont"/>
    <w:uiPriority w:val="22"/>
    <w:qFormat/>
    <w:rsid w:val="00811D3B"/>
    <w:rPr>
      <w:b/>
      <w:bCs/>
    </w:rPr>
  </w:style>
  <w:style w:type="paragraph" w:styleId="NormalWeb">
    <w:name w:val="Normal (Web)"/>
    <w:basedOn w:val="Normal"/>
    <w:uiPriority w:val="99"/>
    <w:unhideWhenUsed/>
    <w:rsid w:val="00E916C5"/>
    <w:pPr>
      <w:spacing w:before="100" w:beforeAutospacing="1" w:after="100" w:afterAutospacing="1"/>
    </w:pPr>
  </w:style>
  <w:style w:type="paragraph" w:styleId="Footer">
    <w:name w:val="footer"/>
    <w:basedOn w:val="Normal"/>
    <w:link w:val="FooterChar"/>
    <w:uiPriority w:val="99"/>
    <w:unhideWhenUsed/>
    <w:rsid w:val="00193D8A"/>
    <w:pPr>
      <w:tabs>
        <w:tab w:val="center" w:pos="4680"/>
        <w:tab w:val="right" w:pos="9360"/>
      </w:tabs>
    </w:pPr>
  </w:style>
  <w:style w:type="character" w:customStyle="1" w:styleId="FooterChar">
    <w:name w:val="Footer Char"/>
    <w:basedOn w:val="DefaultParagraphFont"/>
    <w:link w:val="Footer"/>
    <w:uiPriority w:val="99"/>
    <w:rsid w:val="00193D8A"/>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193D8A"/>
  </w:style>
  <w:style w:type="paragraph" w:styleId="Revision">
    <w:name w:val="Revision"/>
    <w:hidden/>
    <w:uiPriority w:val="99"/>
    <w:semiHidden/>
    <w:rsid w:val="00E156E2"/>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166979"/>
    <w:rPr>
      <w:sz w:val="16"/>
      <w:szCs w:val="16"/>
    </w:rPr>
  </w:style>
  <w:style w:type="paragraph" w:styleId="CommentText">
    <w:name w:val="annotation text"/>
    <w:basedOn w:val="Normal"/>
    <w:link w:val="CommentTextChar"/>
    <w:uiPriority w:val="99"/>
    <w:unhideWhenUsed/>
    <w:rsid w:val="00166979"/>
    <w:rPr>
      <w:sz w:val="20"/>
      <w:szCs w:val="20"/>
    </w:rPr>
  </w:style>
  <w:style w:type="character" w:customStyle="1" w:styleId="CommentTextChar">
    <w:name w:val="Comment Text Char"/>
    <w:basedOn w:val="DefaultParagraphFont"/>
    <w:link w:val="CommentText"/>
    <w:uiPriority w:val="99"/>
    <w:rsid w:val="00166979"/>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66979"/>
    <w:rPr>
      <w:b/>
      <w:bCs/>
    </w:rPr>
  </w:style>
  <w:style w:type="character" w:customStyle="1" w:styleId="CommentSubjectChar">
    <w:name w:val="Comment Subject Char"/>
    <w:basedOn w:val="CommentTextChar"/>
    <w:link w:val="CommentSubject"/>
    <w:uiPriority w:val="99"/>
    <w:semiHidden/>
    <w:rsid w:val="00166979"/>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7651">
      <w:bodyDiv w:val="1"/>
      <w:marLeft w:val="0"/>
      <w:marRight w:val="0"/>
      <w:marTop w:val="0"/>
      <w:marBottom w:val="0"/>
      <w:divBdr>
        <w:top w:val="none" w:sz="0" w:space="0" w:color="auto"/>
        <w:left w:val="none" w:sz="0" w:space="0" w:color="auto"/>
        <w:bottom w:val="none" w:sz="0" w:space="0" w:color="auto"/>
        <w:right w:val="none" w:sz="0" w:space="0" w:color="auto"/>
      </w:divBdr>
    </w:div>
    <w:div w:id="21131449">
      <w:bodyDiv w:val="1"/>
      <w:marLeft w:val="0"/>
      <w:marRight w:val="0"/>
      <w:marTop w:val="0"/>
      <w:marBottom w:val="0"/>
      <w:divBdr>
        <w:top w:val="none" w:sz="0" w:space="0" w:color="auto"/>
        <w:left w:val="none" w:sz="0" w:space="0" w:color="auto"/>
        <w:bottom w:val="none" w:sz="0" w:space="0" w:color="auto"/>
        <w:right w:val="none" w:sz="0" w:space="0" w:color="auto"/>
      </w:divBdr>
    </w:div>
    <w:div w:id="29843754">
      <w:bodyDiv w:val="1"/>
      <w:marLeft w:val="0"/>
      <w:marRight w:val="0"/>
      <w:marTop w:val="0"/>
      <w:marBottom w:val="0"/>
      <w:divBdr>
        <w:top w:val="none" w:sz="0" w:space="0" w:color="auto"/>
        <w:left w:val="none" w:sz="0" w:space="0" w:color="auto"/>
        <w:bottom w:val="none" w:sz="0" w:space="0" w:color="auto"/>
        <w:right w:val="none" w:sz="0" w:space="0" w:color="auto"/>
      </w:divBdr>
    </w:div>
    <w:div w:id="82652920">
      <w:bodyDiv w:val="1"/>
      <w:marLeft w:val="0"/>
      <w:marRight w:val="0"/>
      <w:marTop w:val="0"/>
      <w:marBottom w:val="0"/>
      <w:divBdr>
        <w:top w:val="none" w:sz="0" w:space="0" w:color="auto"/>
        <w:left w:val="none" w:sz="0" w:space="0" w:color="auto"/>
        <w:bottom w:val="none" w:sz="0" w:space="0" w:color="auto"/>
        <w:right w:val="none" w:sz="0" w:space="0" w:color="auto"/>
      </w:divBdr>
    </w:div>
    <w:div w:id="107160467">
      <w:bodyDiv w:val="1"/>
      <w:marLeft w:val="0"/>
      <w:marRight w:val="0"/>
      <w:marTop w:val="0"/>
      <w:marBottom w:val="0"/>
      <w:divBdr>
        <w:top w:val="none" w:sz="0" w:space="0" w:color="auto"/>
        <w:left w:val="none" w:sz="0" w:space="0" w:color="auto"/>
        <w:bottom w:val="none" w:sz="0" w:space="0" w:color="auto"/>
        <w:right w:val="none" w:sz="0" w:space="0" w:color="auto"/>
      </w:divBdr>
    </w:div>
    <w:div w:id="224728239">
      <w:bodyDiv w:val="1"/>
      <w:marLeft w:val="0"/>
      <w:marRight w:val="0"/>
      <w:marTop w:val="0"/>
      <w:marBottom w:val="0"/>
      <w:divBdr>
        <w:top w:val="none" w:sz="0" w:space="0" w:color="auto"/>
        <w:left w:val="none" w:sz="0" w:space="0" w:color="auto"/>
        <w:bottom w:val="none" w:sz="0" w:space="0" w:color="auto"/>
        <w:right w:val="none" w:sz="0" w:space="0" w:color="auto"/>
      </w:divBdr>
    </w:div>
    <w:div w:id="232128905">
      <w:bodyDiv w:val="1"/>
      <w:marLeft w:val="0"/>
      <w:marRight w:val="0"/>
      <w:marTop w:val="0"/>
      <w:marBottom w:val="0"/>
      <w:divBdr>
        <w:top w:val="none" w:sz="0" w:space="0" w:color="auto"/>
        <w:left w:val="none" w:sz="0" w:space="0" w:color="auto"/>
        <w:bottom w:val="none" w:sz="0" w:space="0" w:color="auto"/>
        <w:right w:val="none" w:sz="0" w:space="0" w:color="auto"/>
      </w:divBdr>
    </w:div>
    <w:div w:id="251202527">
      <w:bodyDiv w:val="1"/>
      <w:marLeft w:val="0"/>
      <w:marRight w:val="0"/>
      <w:marTop w:val="0"/>
      <w:marBottom w:val="0"/>
      <w:divBdr>
        <w:top w:val="none" w:sz="0" w:space="0" w:color="auto"/>
        <w:left w:val="none" w:sz="0" w:space="0" w:color="auto"/>
        <w:bottom w:val="none" w:sz="0" w:space="0" w:color="auto"/>
        <w:right w:val="none" w:sz="0" w:space="0" w:color="auto"/>
      </w:divBdr>
    </w:div>
    <w:div w:id="306472549">
      <w:bodyDiv w:val="1"/>
      <w:marLeft w:val="0"/>
      <w:marRight w:val="0"/>
      <w:marTop w:val="0"/>
      <w:marBottom w:val="0"/>
      <w:divBdr>
        <w:top w:val="none" w:sz="0" w:space="0" w:color="auto"/>
        <w:left w:val="none" w:sz="0" w:space="0" w:color="auto"/>
        <w:bottom w:val="none" w:sz="0" w:space="0" w:color="auto"/>
        <w:right w:val="none" w:sz="0" w:space="0" w:color="auto"/>
      </w:divBdr>
    </w:div>
    <w:div w:id="375810444">
      <w:bodyDiv w:val="1"/>
      <w:marLeft w:val="0"/>
      <w:marRight w:val="0"/>
      <w:marTop w:val="0"/>
      <w:marBottom w:val="0"/>
      <w:divBdr>
        <w:top w:val="none" w:sz="0" w:space="0" w:color="auto"/>
        <w:left w:val="none" w:sz="0" w:space="0" w:color="auto"/>
        <w:bottom w:val="none" w:sz="0" w:space="0" w:color="auto"/>
        <w:right w:val="none" w:sz="0" w:space="0" w:color="auto"/>
      </w:divBdr>
    </w:div>
    <w:div w:id="510222288">
      <w:bodyDiv w:val="1"/>
      <w:marLeft w:val="0"/>
      <w:marRight w:val="0"/>
      <w:marTop w:val="0"/>
      <w:marBottom w:val="0"/>
      <w:divBdr>
        <w:top w:val="none" w:sz="0" w:space="0" w:color="auto"/>
        <w:left w:val="none" w:sz="0" w:space="0" w:color="auto"/>
        <w:bottom w:val="none" w:sz="0" w:space="0" w:color="auto"/>
        <w:right w:val="none" w:sz="0" w:space="0" w:color="auto"/>
      </w:divBdr>
    </w:div>
    <w:div w:id="629869882">
      <w:bodyDiv w:val="1"/>
      <w:marLeft w:val="0"/>
      <w:marRight w:val="0"/>
      <w:marTop w:val="0"/>
      <w:marBottom w:val="0"/>
      <w:divBdr>
        <w:top w:val="none" w:sz="0" w:space="0" w:color="auto"/>
        <w:left w:val="none" w:sz="0" w:space="0" w:color="auto"/>
        <w:bottom w:val="none" w:sz="0" w:space="0" w:color="auto"/>
        <w:right w:val="none" w:sz="0" w:space="0" w:color="auto"/>
      </w:divBdr>
    </w:div>
    <w:div w:id="678777639">
      <w:bodyDiv w:val="1"/>
      <w:marLeft w:val="0"/>
      <w:marRight w:val="0"/>
      <w:marTop w:val="0"/>
      <w:marBottom w:val="0"/>
      <w:divBdr>
        <w:top w:val="none" w:sz="0" w:space="0" w:color="auto"/>
        <w:left w:val="none" w:sz="0" w:space="0" w:color="auto"/>
        <w:bottom w:val="none" w:sz="0" w:space="0" w:color="auto"/>
        <w:right w:val="none" w:sz="0" w:space="0" w:color="auto"/>
      </w:divBdr>
    </w:div>
    <w:div w:id="742987159">
      <w:bodyDiv w:val="1"/>
      <w:marLeft w:val="0"/>
      <w:marRight w:val="0"/>
      <w:marTop w:val="0"/>
      <w:marBottom w:val="0"/>
      <w:divBdr>
        <w:top w:val="none" w:sz="0" w:space="0" w:color="auto"/>
        <w:left w:val="none" w:sz="0" w:space="0" w:color="auto"/>
        <w:bottom w:val="none" w:sz="0" w:space="0" w:color="auto"/>
        <w:right w:val="none" w:sz="0" w:space="0" w:color="auto"/>
      </w:divBdr>
    </w:div>
    <w:div w:id="779223508">
      <w:bodyDiv w:val="1"/>
      <w:marLeft w:val="0"/>
      <w:marRight w:val="0"/>
      <w:marTop w:val="0"/>
      <w:marBottom w:val="0"/>
      <w:divBdr>
        <w:top w:val="none" w:sz="0" w:space="0" w:color="auto"/>
        <w:left w:val="none" w:sz="0" w:space="0" w:color="auto"/>
        <w:bottom w:val="none" w:sz="0" w:space="0" w:color="auto"/>
        <w:right w:val="none" w:sz="0" w:space="0" w:color="auto"/>
      </w:divBdr>
    </w:div>
    <w:div w:id="802121243">
      <w:bodyDiv w:val="1"/>
      <w:marLeft w:val="0"/>
      <w:marRight w:val="0"/>
      <w:marTop w:val="0"/>
      <w:marBottom w:val="0"/>
      <w:divBdr>
        <w:top w:val="none" w:sz="0" w:space="0" w:color="auto"/>
        <w:left w:val="none" w:sz="0" w:space="0" w:color="auto"/>
        <w:bottom w:val="none" w:sz="0" w:space="0" w:color="auto"/>
        <w:right w:val="none" w:sz="0" w:space="0" w:color="auto"/>
      </w:divBdr>
    </w:div>
    <w:div w:id="982470350">
      <w:bodyDiv w:val="1"/>
      <w:marLeft w:val="0"/>
      <w:marRight w:val="0"/>
      <w:marTop w:val="0"/>
      <w:marBottom w:val="0"/>
      <w:divBdr>
        <w:top w:val="none" w:sz="0" w:space="0" w:color="auto"/>
        <w:left w:val="none" w:sz="0" w:space="0" w:color="auto"/>
        <w:bottom w:val="none" w:sz="0" w:space="0" w:color="auto"/>
        <w:right w:val="none" w:sz="0" w:space="0" w:color="auto"/>
      </w:divBdr>
    </w:div>
    <w:div w:id="1035429530">
      <w:bodyDiv w:val="1"/>
      <w:marLeft w:val="0"/>
      <w:marRight w:val="0"/>
      <w:marTop w:val="0"/>
      <w:marBottom w:val="0"/>
      <w:divBdr>
        <w:top w:val="none" w:sz="0" w:space="0" w:color="auto"/>
        <w:left w:val="none" w:sz="0" w:space="0" w:color="auto"/>
        <w:bottom w:val="none" w:sz="0" w:space="0" w:color="auto"/>
        <w:right w:val="none" w:sz="0" w:space="0" w:color="auto"/>
      </w:divBdr>
    </w:div>
    <w:div w:id="1065378396">
      <w:bodyDiv w:val="1"/>
      <w:marLeft w:val="0"/>
      <w:marRight w:val="0"/>
      <w:marTop w:val="0"/>
      <w:marBottom w:val="0"/>
      <w:divBdr>
        <w:top w:val="none" w:sz="0" w:space="0" w:color="auto"/>
        <w:left w:val="none" w:sz="0" w:space="0" w:color="auto"/>
        <w:bottom w:val="none" w:sz="0" w:space="0" w:color="auto"/>
        <w:right w:val="none" w:sz="0" w:space="0" w:color="auto"/>
      </w:divBdr>
    </w:div>
    <w:div w:id="1125349107">
      <w:bodyDiv w:val="1"/>
      <w:marLeft w:val="0"/>
      <w:marRight w:val="0"/>
      <w:marTop w:val="0"/>
      <w:marBottom w:val="0"/>
      <w:divBdr>
        <w:top w:val="none" w:sz="0" w:space="0" w:color="auto"/>
        <w:left w:val="none" w:sz="0" w:space="0" w:color="auto"/>
        <w:bottom w:val="none" w:sz="0" w:space="0" w:color="auto"/>
        <w:right w:val="none" w:sz="0" w:space="0" w:color="auto"/>
      </w:divBdr>
    </w:div>
    <w:div w:id="1181428697">
      <w:bodyDiv w:val="1"/>
      <w:marLeft w:val="0"/>
      <w:marRight w:val="0"/>
      <w:marTop w:val="0"/>
      <w:marBottom w:val="0"/>
      <w:divBdr>
        <w:top w:val="none" w:sz="0" w:space="0" w:color="auto"/>
        <w:left w:val="none" w:sz="0" w:space="0" w:color="auto"/>
        <w:bottom w:val="none" w:sz="0" w:space="0" w:color="auto"/>
        <w:right w:val="none" w:sz="0" w:space="0" w:color="auto"/>
      </w:divBdr>
    </w:div>
    <w:div w:id="1228489230">
      <w:bodyDiv w:val="1"/>
      <w:marLeft w:val="0"/>
      <w:marRight w:val="0"/>
      <w:marTop w:val="0"/>
      <w:marBottom w:val="0"/>
      <w:divBdr>
        <w:top w:val="none" w:sz="0" w:space="0" w:color="auto"/>
        <w:left w:val="none" w:sz="0" w:space="0" w:color="auto"/>
        <w:bottom w:val="none" w:sz="0" w:space="0" w:color="auto"/>
        <w:right w:val="none" w:sz="0" w:space="0" w:color="auto"/>
      </w:divBdr>
    </w:div>
    <w:div w:id="1299993239">
      <w:bodyDiv w:val="1"/>
      <w:marLeft w:val="0"/>
      <w:marRight w:val="0"/>
      <w:marTop w:val="0"/>
      <w:marBottom w:val="0"/>
      <w:divBdr>
        <w:top w:val="none" w:sz="0" w:space="0" w:color="auto"/>
        <w:left w:val="none" w:sz="0" w:space="0" w:color="auto"/>
        <w:bottom w:val="none" w:sz="0" w:space="0" w:color="auto"/>
        <w:right w:val="none" w:sz="0" w:space="0" w:color="auto"/>
      </w:divBdr>
    </w:div>
    <w:div w:id="1310093261">
      <w:bodyDiv w:val="1"/>
      <w:marLeft w:val="0"/>
      <w:marRight w:val="0"/>
      <w:marTop w:val="0"/>
      <w:marBottom w:val="0"/>
      <w:divBdr>
        <w:top w:val="none" w:sz="0" w:space="0" w:color="auto"/>
        <w:left w:val="none" w:sz="0" w:space="0" w:color="auto"/>
        <w:bottom w:val="none" w:sz="0" w:space="0" w:color="auto"/>
        <w:right w:val="none" w:sz="0" w:space="0" w:color="auto"/>
      </w:divBdr>
    </w:div>
    <w:div w:id="1367217352">
      <w:bodyDiv w:val="1"/>
      <w:marLeft w:val="0"/>
      <w:marRight w:val="0"/>
      <w:marTop w:val="0"/>
      <w:marBottom w:val="0"/>
      <w:divBdr>
        <w:top w:val="none" w:sz="0" w:space="0" w:color="auto"/>
        <w:left w:val="none" w:sz="0" w:space="0" w:color="auto"/>
        <w:bottom w:val="none" w:sz="0" w:space="0" w:color="auto"/>
        <w:right w:val="none" w:sz="0" w:space="0" w:color="auto"/>
      </w:divBdr>
    </w:div>
    <w:div w:id="1391028683">
      <w:bodyDiv w:val="1"/>
      <w:marLeft w:val="0"/>
      <w:marRight w:val="0"/>
      <w:marTop w:val="0"/>
      <w:marBottom w:val="0"/>
      <w:divBdr>
        <w:top w:val="none" w:sz="0" w:space="0" w:color="auto"/>
        <w:left w:val="none" w:sz="0" w:space="0" w:color="auto"/>
        <w:bottom w:val="none" w:sz="0" w:space="0" w:color="auto"/>
        <w:right w:val="none" w:sz="0" w:space="0" w:color="auto"/>
      </w:divBdr>
    </w:div>
    <w:div w:id="1416629176">
      <w:bodyDiv w:val="1"/>
      <w:marLeft w:val="0"/>
      <w:marRight w:val="0"/>
      <w:marTop w:val="0"/>
      <w:marBottom w:val="0"/>
      <w:divBdr>
        <w:top w:val="none" w:sz="0" w:space="0" w:color="auto"/>
        <w:left w:val="none" w:sz="0" w:space="0" w:color="auto"/>
        <w:bottom w:val="none" w:sz="0" w:space="0" w:color="auto"/>
        <w:right w:val="none" w:sz="0" w:space="0" w:color="auto"/>
      </w:divBdr>
    </w:div>
    <w:div w:id="1439179217">
      <w:bodyDiv w:val="1"/>
      <w:marLeft w:val="0"/>
      <w:marRight w:val="0"/>
      <w:marTop w:val="0"/>
      <w:marBottom w:val="0"/>
      <w:divBdr>
        <w:top w:val="none" w:sz="0" w:space="0" w:color="auto"/>
        <w:left w:val="none" w:sz="0" w:space="0" w:color="auto"/>
        <w:bottom w:val="none" w:sz="0" w:space="0" w:color="auto"/>
        <w:right w:val="none" w:sz="0" w:space="0" w:color="auto"/>
      </w:divBdr>
    </w:div>
    <w:div w:id="1549337608">
      <w:bodyDiv w:val="1"/>
      <w:marLeft w:val="0"/>
      <w:marRight w:val="0"/>
      <w:marTop w:val="0"/>
      <w:marBottom w:val="0"/>
      <w:divBdr>
        <w:top w:val="none" w:sz="0" w:space="0" w:color="auto"/>
        <w:left w:val="none" w:sz="0" w:space="0" w:color="auto"/>
        <w:bottom w:val="none" w:sz="0" w:space="0" w:color="auto"/>
        <w:right w:val="none" w:sz="0" w:space="0" w:color="auto"/>
      </w:divBdr>
    </w:div>
    <w:div w:id="1605380476">
      <w:bodyDiv w:val="1"/>
      <w:marLeft w:val="0"/>
      <w:marRight w:val="0"/>
      <w:marTop w:val="0"/>
      <w:marBottom w:val="0"/>
      <w:divBdr>
        <w:top w:val="none" w:sz="0" w:space="0" w:color="auto"/>
        <w:left w:val="none" w:sz="0" w:space="0" w:color="auto"/>
        <w:bottom w:val="none" w:sz="0" w:space="0" w:color="auto"/>
        <w:right w:val="none" w:sz="0" w:space="0" w:color="auto"/>
      </w:divBdr>
    </w:div>
    <w:div w:id="1617444794">
      <w:bodyDiv w:val="1"/>
      <w:marLeft w:val="0"/>
      <w:marRight w:val="0"/>
      <w:marTop w:val="0"/>
      <w:marBottom w:val="0"/>
      <w:divBdr>
        <w:top w:val="none" w:sz="0" w:space="0" w:color="auto"/>
        <w:left w:val="none" w:sz="0" w:space="0" w:color="auto"/>
        <w:bottom w:val="none" w:sz="0" w:space="0" w:color="auto"/>
        <w:right w:val="none" w:sz="0" w:space="0" w:color="auto"/>
      </w:divBdr>
    </w:div>
    <w:div w:id="1674605826">
      <w:bodyDiv w:val="1"/>
      <w:marLeft w:val="0"/>
      <w:marRight w:val="0"/>
      <w:marTop w:val="0"/>
      <w:marBottom w:val="0"/>
      <w:divBdr>
        <w:top w:val="none" w:sz="0" w:space="0" w:color="auto"/>
        <w:left w:val="none" w:sz="0" w:space="0" w:color="auto"/>
        <w:bottom w:val="none" w:sz="0" w:space="0" w:color="auto"/>
        <w:right w:val="none" w:sz="0" w:space="0" w:color="auto"/>
      </w:divBdr>
    </w:div>
    <w:div w:id="1689915124">
      <w:bodyDiv w:val="1"/>
      <w:marLeft w:val="0"/>
      <w:marRight w:val="0"/>
      <w:marTop w:val="0"/>
      <w:marBottom w:val="0"/>
      <w:divBdr>
        <w:top w:val="none" w:sz="0" w:space="0" w:color="auto"/>
        <w:left w:val="none" w:sz="0" w:space="0" w:color="auto"/>
        <w:bottom w:val="none" w:sz="0" w:space="0" w:color="auto"/>
        <w:right w:val="none" w:sz="0" w:space="0" w:color="auto"/>
      </w:divBdr>
    </w:div>
    <w:div w:id="1747456817">
      <w:bodyDiv w:val="1"/>
      <w:marLeft w:val="0"/>
      <w:marRight w:val="0"/>
      <w:marTop w:val="0"/>
      <w:marBottom w:val="0"/>
      <w:divBdr>
        <w:top w:val="none" w:sz="0" w:space="0" w:color="auto"/>
        <w:left w:val="none" w:sz="0" w:space="0" w:color="auto"/>
        <w:bottom w:val="none" w:sz="0" w:space="0" w:color="auto"/>
        <w:right w:val="none" w:sz="0" w:space="0" w:color="auto"/>
      </w:divBdr>
    </w:div>
    <w:div w:id="1766263178">
      <w:bodyDiv w:val="1"/>
      <w:marLeft w:val="0"/>
      <w:marRight w:val="0"/>
      <w:marTop w:val="0"/>
      <w:marBottom w:val="0"/>
      <w:divBdr>
        <w:top w:val="none" w:sz="0" w:space="0" w:color="auto"/>
        <w:left w:val="none" w:sz="0" w:space="0" w:color="auto"/>
        <w:bottom w:val="none" w:sz="0" w:space="0" w:color="auto"/>
        <w:right w:val="none" w:sz="0" w:space="0" w:color="auto"/>
      </w:divBdr>
    </w:div>
    <w:div w:id="1770731811">
      <w:bodyDiv w:val="1"/>
      <w:marLeft w:val="0"/>
      <w:marRight w:val="0"/>
      <w:marTop w:val="0"/>
      <w:marBottom w:val="0"/>
      <w:divBdr>
        <w:top w:val="none" w:sz="0" w:space="0" w:color="auto"/>
        <w:left w:val="none" w:sz="0" w:space="0" w:color="auto"/>
        <w:bottom w:val="none" w:sz="0" w:space="0" w:color="auto"/>
        <w:right w:val="none" w:sz="0" w:space="0" w:color="auto"/>
      </w:divBdr>
    </w:div>
    <w:div w:id="1813054682">
      <w:bodyDiv w:val="1"/>
      <w:marLeft w:val="0"/>
      <w:marRight w:val="0"/>
      <w:marTop w:val="0"/>
      <w:marBottom w:val="0"/>
      <w:divBdr>
        <w:top w:val="none" w:sz="0" w:space="0" w:color="auto"/>
        <w:left w:val="none" w:sz="0" w:space="0" w:color="auto"/>
        <w:bottom w:val="none" w:sz="0" w:space="0" w:color="auto"/>
        <w:right w:val="none" w:sz="0" w:space="0" w:color="auto"/>
      </w:divBdr>
    </w:div>
    <w:div w:id="1903130536">
      <w:bodyDiv w:val="1"/>
      <w:marLeft w:val="0"/>
      <w:marRight w:val="0"/>
      <w:marTop w:val="0"/>
      <w:marBottom w:val="0"/>
      <w:divBdr>
        <w:top w:val="none" w:sz="0" w:space="0" w:color="auto"/>
        <w:left w:val="none" w:sz="0" w:space="0" w:color="auto"/>
        <w:bottom w:val="none" w:sz="0" w:space="0" w:color="auto"/>
        <w:right w:val="none" w:sz="0" w:space="0" w:color="auto"/>
      </w:divBdr>
    </w:div>
    <w:div w:id="1906138568">
      <w:bodyDiv w:val="1"/>
      <w:marLeft w:val="0"/>
      <w:marRight w:val="0"/>
      <w:marTop w:val="0"/>
      <w:marBottom w:val="0"/>
      <w:divBdr>
        <w:top w:val="none" w:sz="0" w:space="0" w:color="auto"/>
        <w:left w:val="none" w:sz="0" w:space="0" w:color="auto"/>
        <w:bottom w:val="none" w:sz="0" w:space="0" w:color="auto"/>
        <w:right w:val="none" w:sz="0" w:space="0" w:color="auto"/>
      </w:divBdr>
    </w:div>
    <w:div w:id="1933973613">
      <w:bodyDiv w:val="1"/>
      <w:marLeft w:val="0"/>
      <w:marRight w:val="0"/>
      <w:marTop w:val="0"/>
      <w:marBottom w:val="0"/>
      <w:divBdr>
        <w:top w:val="none" w:sz="0" w:space="0" w:color="auto"/>
        <w:left w:val="none" w:sz="0" w:space="0" w:color="auto"/>
        <w:bottom w:val="none" w:sz="0" w:space="0" w:color="auto"/>
        <w:right w:val="none" w:sz="0" w:space="0" w:color="auto"/>
      </w:divBdr>
    </w:div>
    <w:div w:id="199571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footer" Target="footer2.xml"/><Relationship Id="rId10" Type="http://schemas.openxmlformats.org/officeDocument/2006/relationships/image" Target="media/image4.em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2113</TotalTime>
  <Pages>1</Pages>
  <Words>10401</Words>
  <Characters>59289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Mirzaie, Mehdi</dc:creator>
  <cp:keywords/>
  <dc:description/>
  <cp:lastModifiedBy>Mirzaie, Mehdi</cp:lastModifiedBy>
  <cp:revision>8</cp:revision>
  <dcterms:created xsi:type="dcterms:W3CDTF">2024-10-23T02:54:00Z</dcterms:created>
  <dcterms:modified xsi:type="dcterms:W3CDTF">2024-10-24T18:56:00Z</dcterms:modified>
</cp:coreProperties>
</file>